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2614" w:rsidRDefault="00683460" w:rsidP="00683460">
      <w:pPr>
        <w:jc w:val="center"/>
        <w:rPr>
          <w:ins w:id="0" w:author="Windows User" w:date="2018-05-20T11:07:00Z"/>
          <w:rFonts w:ascii="Arial" w:hAnsi="Arial" w:cs="Arial"/>
          <w:b/>
          <w:sz w:val="40"/>
          <w:szCs w:val="40"/>
        </w:rPr>
      </w:pPr>
      <w:r w:rsidRPr="00683460">
        <w:rPr>
          <w:rFonts w:ascii="Arial" w:hAnsi="Arial" w:cs="Arial"/>
          <w:b/>
          <w:sz w:val="40"/>
          <w:szCs w:val="40"/>
        </w:rPr>
        <w:tab/>
        <w:t>BÁO CÁO GIAO DIỆN</w:t>
      </w:r>
    </w:p>
    <w:p w:rsidR="000B49E1" w:rsidRPr="000B49E1" w:rsidRDefault="000B49E1" w:rsidP="000B49E1">
      <w:pPr>
        <w:pStyle w:val="ListParagraph"/>
        <w:numPr>
          <w:ilvl w:val="0"/>
          <w:numId w:val="1"/>
        </w:numPr>
        <w:rPr>
          <w:rFonts w:ascii="Arial" w:hAnsi="Arial" w:cs="Arial"/>
          <w:b/>
          <w:sz w:val="40"/>
          <w:szCs w:val="40"/>
          <w:rPrChange w:id="1" w:author="Windows User" w:date="2018-05-20T11:07:00Z">
            <w:rPr/>
          </w:rPrChange>
        </w:rPr>
        <w:pPrChange w:id="2" w:author="Windows User" w:date="2018-05-20T11:07:00Z">
          <w:pPr>
            <w:jc w:val="center"/>
          </w:pPr>
        </w:pPrChange>
      </w:pPr>
      <w:proofErr w:type="spellStart"/>
      <w:ins w:id="3" w:author="Windows User" w:date="2018-05-20T11:07:00Z">
        <w:r>
          <w:rPr>
            <w:rFonts w:ascii="Arial" w:hAnsi="Arial" w:cs="Arial"/>
            <w:b/>
            <w:sz w:val="40"/>
            <w:szCs w:val="40"/>
          </w:rPr>
          <w:t>Giao</w:t>
        </w:r>
        <w:proofErr w:type="spellEnd"/>
        <w:r>
          <w:rPr>
            <w:rFonts w:ascii="Arial" w:hAnsi="Arial" w:cs="Arial"/>
            <w:b/>
            <w:sz w:val="40"/>
            <w:szCs w:val="40"/>
          </w:rPr>
          <w:t xml:space="preserve"> </w:t>
        </w:r>
        <w:proofErr w:type="spellStart"/>
        <w:r>
          <w:rPr>
            <w:rFonts w:ascii="Arial" w:hAnsi="Arial" w:cs="Arial"/>
            <w:b/>
            <w:sz w:val="40"/>
            <w:szCs w:val="40"/>
          </w:rPr>
          <w:t>diện</w:t>
        </w:r>
        <w:proofErr w:type="spellEnd"/>
        <w:r>
          <w:rPr>
            <w:rFonts w:ascii="Arial" w:hAnsi="Arial" w:cs="Arial"/>
            <w:b/>
            <w:sz w:val="40"/>
            <w:szCs w:val="40"/>
          </w:rPr>
          <w:t xml:space="preserve"> </w:t>
        </w:r>
        <w:proofErr w:type="spellStart"/>
        <w:r>
          <w:rPr>
            <w:rFonts w:ascii="Arial" w:hAnsi="Arial" w:cs="Arial"/>
            <w:b/>
            <w:sz w:val="40"/>
            <w:szCs w:val="40"/>
          </w:rPr>
          <w:t>người</w:t>
        </w:r>
        <w:proofErr w:type="spellEnd"/>
        <w:r>
          <w:rPr>
            <w:rFonts w:ascii="Arial" w:hAnsi="Arial" w:cs="Arial"/>
            <w:b/>
            <w:sz w:val="40"/>
            <w:szCs w:val="40"/>
          </w:rPr>
          <w:t xml:space="preserve"> </w:t>
        </w:r>
        <w:proofErr w:type="spellStart"/>
        <w:r>
          <w:rPr>
            <w:rFonts w:ascii="Arial" w:hAnsi="Arial" w:cs="Arial"/>
            <w:b/>
            <w:sz w:val="40"/>
            <w:szCs w:val="40"/>
          </w:rPr>
          <w:t>dùng</w:t>
        </w:r>
      </w:ins>
      <w:proofErr w:type="spellEnd"/>
    </w:p>
    <w:p w:rsidR="00683460" w:rsidRDefault="00683460" w:rsidP="00683460">
      <w:pPr>
        <w:rPr>
          <w:rFonts w:ascii="Arial" w:hAnsi="Arial" w:cs="Arial"/>
          <w:sz w:val="36"/>
          <w:szCs w:val="36"/>
        </w:rPr>
      </w:pPr>
      <w:r>
        <w:rPr>
          <w:noProof/>
        </w:rPr>
        <w:drawing>
          <wp:inline distT="0" distB="0" distL="0" distR="0" wp14:anchorId="6D8DD837" wp14:editId="75ACA03A">
            <wp:extent cx="5943600" cy="34093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01"/>
        <w:gridCol w:w="1477"/>
        <w:gridCol w:w="1322"/>
        <w:gridCol w:w="1321"/>
        <w:gridCol w:w="1313"/>
        <w:gridCol w:w="1310"/>
        <w:gridCol w:w="1306"/>
      </w:tblGrid>
      <w:tr w:rsidR="00683460" w:rsidTr="0013639C">
        <w:tc>
          <w:tcPr>
            <w:tcW w:w="130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Stt</w:t>
            </w:r>
            <w:proofErr w:type="spellEnd"/>
          </w:p>
        </w:tc>
        <w:tc>
          <w:tcPr>
            <w:tcW w:w="1477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 w:rsidRP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</w:p>
        </w:tc>
        <w:tc>
          <w:tcPr>
            <w:tcW w:w="1322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32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r w:rsidRPr="00683460">
              <w:rPr>
                <w:rFonts w:ascii="Arial" w:hAnsi="Arial" w:cs="Arial"/>
                <w:sz w:val="28"/>
                <w:szCs w:val="28"/>
              </w:rPr>
              <w:t xml:space="preserve">Ý </w:t>
            </w: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13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Miền</w:t>
            </w:r>
            <w:proofErr w:type="spellEnd"/>
            <w:r w:rsidRP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giá</w:t>
            </w:r>
            <w:proofErr w:type="spellEnd"/>
            <w:r w:rsidRP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10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Giá</w:t>
            </w:r>
            <w:proofErr w:type="spellEnd"/>
            <w:r w:rsidRP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trị</w:t>
            </w:r>
            <w:proofErr w:type="spellEnd"/>
            <w:r w:rsidRP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mặc</w:t>
            </w:r>
            <w:proofErr w:type="spellEnd"/>
            <w:r w:rsidRP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306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Ghi</w:t>
            </w:r>
            <w:proofErr w:type="spellEnd"/>
            <w:r w:rsidRP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chú</w:t>
            </w:r>
            <w:proofErr w:type="spellEnd"/>
          </w:p>
        </w:tc>
      </w:tr>
      <w:tr w:rsidR="00683460" w:rsidTr="0013639C">
        <w:tc>
          <w:tcPr>
            <w:tcW w:w="130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r w:rsidRPr="00683460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1477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 w:rsidRP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22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r w:rsidRPr="00683460">
              <w:rPr>
                <w:rFonts w:ascii="Arial" w:hAnsi="Arial" w:cs="Arial"/>
                <w:sz w:val="28"/>
                <w:szCs w:val="28"/>
              </w:rPr>
              <w:t>Label</w:t>
            </w:r>
          </w:p>
        </w:tc>
        <w:tc>
          <w:tcPr>
            <w:tcW w:w="132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 w:rsidRP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tiêu</w:t>
            </w:r>
            <w:proofErr w:type="spellEnd"/>
            <w:r w:rsidRP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đề</w:t>
            </w:r>
            <w:proofErr w:type="spellEnd"/>
          </w:p>
        </w:tc>
        <w:tc>
          <w:tcPr>
            <w:tcW w:w="1313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0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06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683460" w:rsidTr="0013639C">
        <w:tc>
          <w:tcPr>
            <w:tcW w:w="130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r w:rsidRPr="00683460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1477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ImgProfile</w:t>
            </w:r>
            <w:proofErr w:type="spellEnd"/>
          </w:p>
        </w:tc>
        <w:tc>
          <w:tcPr>
            <w:tcW w:w="1322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683460">
              <w:rPr>
                <w:rFonts w:ascii="Arial" w:hAnsi="Arial" w:cs="Arial"/>
                <w:sz w:val="28"/>
                <w:szCs w:val="28"/>
              </w:rPr>
              <w:t>Img</w:t>
            </w:r>
            <w:proofErr w:type="spellEnd"/>
          </w:p>
        </w:tc>
        <w:tc>
          <w:tcPr>
            <w:tcW w:w="132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Profile image</w:t>
            </w:r>
          </w:p>
        </w:tc>
        <w:tc>
          <w:tcPr>
            <w:tcW w:w="1313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0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06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683460" w:rsidTr="0013639C">
        <w:tc>
          <w:tcPr>
            <w:tcW w:w="130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r w:rsidRPr="00683460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1477" w:type="dxa"/>
          </w:tcPr>
          <w:p w:rsidR="00683460" w:rsidRPr="00683460" w:rsidRDefault="0013639C" w:rsidP="002D067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Tex</w:t>
            </w:r>
            <w:r w:rsidR="002D0677">
              <w:rPr>
                <w:rFonts w:ascii="Arial" w:hAnsi="Arial" w:cs="Arial"/>
                <w:sz w:val="28"/>
                <w:szCs w:val="28"/>
              </w:rPr>
              <w:t>t</w:t>
            </w:r>
            <w:r w:rsid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683460"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 w:rsid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683460"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 w:rsid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683460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22" w:type="dxa"/>
          </w:tcPr>
          <w:p w:rsidR="00683460" w:rsidRPr="00683460" w:rsidRDefault="0013639C" w:rsidP="0013639C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="002D0677">
              <w:rPr>
                <w:rFonts w:ascii="Arial" w:hAnsi="Arial" w:cs="Arial"/>
                <w:sz w:val="28"/>
                <w:szCs w:val="28"/>
              </w:rPr>
              <w:t>ext</w:t>
            </w:r>
          </w:p>
        </w:tc>
        <w:tc>
          <w:tcPr>
            <w:tcW w:w="132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13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0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06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683460" w:rsidTr="0013639C">
        <w:tc>
          <w:tcPr>
            <w:tcW w:w="130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r w:rsidRPr="00683460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477" w:type="dxa"/>
          </w:tcPr>
          <w:p w:rsidR="00683460" w:rsidRPr="00683460" w:rsidRDefault="0013639C" w:rsidP="002D0677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Text</w:t>
            </w:r>
            <w:r w:rsidR="00683460"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 w:rsidR="00683460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="00683460"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322" w:type="dxa"/>
          </w:tcPr>
          <w:p w:rsidR="00683460" w:rsidRPr="00683460" w:rsidRDefault="0013639C" w:rsidP="0068346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</w:t>
            </w:r>
            <w:r w:rsidR="002D0677">
              <w:rPr>
                <w:rFonts w:ascii="Arial" w:hAnsi="Arial" w:cs="Arial"/>
                <w:sz w:val="28"/>
                <w:szCs w:val="28"/>
              </w:rPr>
              <w:t>ext</w:t>
            </w:r>
          </w:p>
        </w:tc>
        <w:tc>
          <w:tcPr>
            <w:tcW w:w="132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313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0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06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683460" w:rsidTr="0013639C">
        <w:tc>
          <w:tcPr>
            <w:tcW w:w="130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r w:rsidRPr="00683460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477" w:type="dxa"/>
          </w:tcPr>
          <w:p w:rsidR="00683460" w:rsidRPr="00683460" w:rsidRDefault="0013639C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Btn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22" w:type="dxa"/>
          </w:tcPr>
          <w:p w:rsidR="00683460" w:rsidRPr="00683460" w:rsidRDefault="0013639C" w:rsidP="0068346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Button</w:t>
            </w:r>
          </w:p>
        </w:tc>
        <w:tc>
          <w:tcPr>
            <w:tcW w:w="1321" w:type="dxa"/>
          </w:tcPr>
          <w:p w:rsidR="00683460" w:rsidRPr="00683460" w:rsidRDefault="0013639C" w:rsidP="00683460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Nút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13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0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06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683460" w:rsidTr="0013639C">
        <w:tc>
          <w:tcPr>
            <w:tcW w:w="1301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  <w:r w:rsidRPr="00683460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477" w:type="dxa"/>
          </w:tcPr>
          <w:p w:rsidR="00683460" w:rsidRPr="00683460" w:rsidRDefault="0013639C" w:rsidP="0068346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1322" w:type="dxa"/>
          </w:tcPr>
          <w:p w:rsidR="00683460" w:rsidRPr="00683460" w:rsidRDefault="0013639C" w:rsidP="0068346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Link</w:t>
            </w:r>
          </w:p>
        </w:tc>
        <w:tc>
          <w:tcPr>
            <w:tcW w:w="1321" w:type="dxa"/>
          </w:tcPr>
          <w:p w:rsidR="00683460" w:rsidRPr="00683460" w:rsidRDefault="0013639C" w:rsidP="00683460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Link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dẫn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đến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lastRenderedPageBreak/>
              <w:t>trang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1313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0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06" w:type="dxa"/>
          </w:tcPr>
          <w:p w:rsidR="00683460" w:rsidRPr="00683460" w:rsidRDefault="00683460" w:rsidP="00683460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13639C" w:rsidRDefault="0013639C" w:rsidP="0013639C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D0CE96" wp14:editId="5A924168">
            <wp:extent cx="5943600" cy="34093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9C" w:rsidRDefault="0013639C" w:rsidP="0013639C">
      <w:pPr>
        <w:rPr>
          <w:rFonts w:ascii="Arial" w:hAnsi="Arial" w:cs="Arial"/>
          <w:sz w:val="28"/>
          <w:szCs w:val="28"/>
        </w:rPr>
      </w:pPr>
    </w:p>
    <w:p w:rsidR="0013639C" w:rsidRDefault="0013639C" w:rsidP="0013639C">
      <w:p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Danh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sách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biến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3639C" w:rsidTr="00822932">
        <w:tc>
          <w:tcPr>
            <w:tcW w:w="2337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Biến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2337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biến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2338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Điều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kiện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kích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Ghi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chú</w:t>
            </w:r>
            <w:proofErr w:type="spellEnd"/>
          </w:p>
        </w:tc>
      </w:tr>
      <w:tr w:rsidR="0013639C" w:rsidTr="00822932">
        <w:tc>
          <w:tcPr>
            <w:tcW w:w="2337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Màn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hình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Khi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muốn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mượn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sách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để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mượn</w:t>
            </w:r>
            <w:proofErr w:type="spellEnd"/>
          </w:p>
        </w:tc>
        <w:tc>
          <w:tcPr>
            <w:tcW w:w="2338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3639C" w:rsidTr="00822932">
        <w:tc>
          <w:tcPr>
            <w:tcW w:w="2337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337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sau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ký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tài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338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3639C" w:rsidTr="00822932">
        <w:tc>
          <w:tcPr>
            <w:tcW w:w="2337" w:type="dxa"/>
          </w:tcPr>
          <w:p w:rsidR="0013639C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2337" w:type="dxa"/>
          </w:tcPr>
          <w:p w:rsidR="0013639C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338" w:type="dxa"/>
          </w:tcPr>
          <w:p w:rsidR="0013639C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338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3639C" w:rsidTr="00822932">
        <w:tc>
          <w:tcPr>
            <w:tcW w:w="2337" w:type="dxa"/>
          </w:tcPr>
          <w:p w:rsidR="0013639C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2337" w:type="dxa"/>
          </w:tcPr>
          <w:p w:rsidR="0013639C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Nút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</w:tcPr>
          <w:p w:rsidR="0013639C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Sau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và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đúng</w:t>
            </w:r>
            <w:proofErr w:type="spellEnd"/>
          </w:p>
        </w:tc>
        <w:tc>
          <w:tcPr>
            <w:tcW w:w="2338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13639C" w:rsidTr="00822932">
        <w:tc>
          <w:tcPr>
            <w:tcW w:w="2337" w:type="dxa"/>
          </w:tcPr>
          <w:p w:rsidR="0013639C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2337" w:type="dxa"/>
          </w:tcPr>
          <w:p w:rsidR="0013639C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2338" w:type="dxa"/>
          </w:tcPr>
          <w:p w:rsidR="0013639C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ký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tài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khoản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để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mượn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sách</w:t>
            </w:r>
            <w:proofErr w:type="spellEnd"/>
          </w:p>
        </w:tc>
        <w:tc>
          <w:tcPr>
            <w:tcW w:w="2338" w:type="dxa"/>
          </w:tcPr>
          <w:p w:rsidR="0013639C" w:rsidRDefault="0013639C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13639C" w:rsidRPr="0013639C" w:rsidRDefault="0013639C" w:rsidP="0013639C">
      <w:pPr>
        <w:rPr>
          <w:rFonts w:ascii="Arial" w:hAnsi="Arial" w:cs="Arial"/>
          <w:sz w:val="28"/>
          <w:szCs w:val="28"/>
        </w:rPr>
      </w:pPr>
    </w:p>
    <w:p w:rsidR="0013639C" w:rsidRDefault="0013639C" w:rsidP="0013639C">
      <w:pPr>
        <w:rPr>
          <w:rFonts w:ascii="Arial" w:hAnsi="Arial" w:cs="Arial"/>
          <w:sz w:val="28"/>
          <w:szCs w:val="28"/>
        </w:rPr>
      </w:pPr>
    </w:p>
    <w:p w:rsidR="002D0677" w:rsidRDefault="002D0677" w:rsidP="0013639C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2CECE78" wp14:editId="6E224A75">
            <wp:extent cx="5152381" cy="633333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6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7"/>
        <w:gridCol w:w="1409"/>
        <w:gridCol w:w="1333"/>
        <w:gridCol w:w="1330"/>
        <w:gridCol w:w="1322"/>
        <w:gridCol w:w="1320"/>
        <w:gridCol w:w="1319"/>
      </w:tblGrid>
      <w:tr w:rsidR="002D0677" w:rsidTr="00822932">
        <w:tc>
          <w:tcPr>
            <w:tcW w:w="1317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>STT</w:t>
            </w:r>
          </w:p>
        </w:tc>
        <w:tc>
          <w:tcPr>
            <w:tcW w:w="140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333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Kiểu</w:t>
            </w:r>
            <w:proofErr w:type="spellEnd"/>
          </w:p>
        </w:tc>
        <w:tc>
          <w:tcPr>
            <w:tcW w:w="133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 xml:space="preserve">Ý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nghĩa</w:t>
            </w:r>
            <w:proofErr w:type="spellEnd"/>
          </w:p>
        </w:tc>
        <w:tc>
          <w:tcPr>
            <w:tcW w:w="1322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Miền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Giá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Trị</w:t>
            </w:r>
            <w:proofErr w:type="spellEnd"/>
          </w:p>
        </w:tc>
        <w:tc>
          <w:tcPr>
            <w:tcW w:w="132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Giá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trị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mặc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định</w:t>
            </w:r>
            <w:proofErr w:type="spellEnd"/>
          </w:p>
        </w:tc>
        <w:tc>
          <w:tcPr>
            <w:tcW w:w="131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Ghi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chú</w:t>
            </w:r>
            <w:proofErr w:type="spellEnd"/>
          </w:p>
        </w:tc>
      </w:tr>
      <w:tr w:rsidR="002D0677" w:rsidTr="00822932">
        <w:tc>
          <w:tcPr>
            <w:tcW w:w="1317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140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lbTieuDe</w:t>
            </w:r>
            <w:proofErr w:type="spellEnd"/>
          </w:p>
        </w:tc>
        <w:tc>
          <w:tcPr>
            <w:tcW w:w="1333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>Label</w:t>
            </w:r>
          </w:p>
        </w:tc>
        <w:tc>
          <w:tcPr>
            <w:tcW w:w="133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Tiêu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đề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trang</w:t>
            </w:r>
            <w:proofErr w:type="spellEnd"/>
          </w:p>
        </w:tc>
        <w:tc>
          <w:tcPr>
            <w:tcW w:w="1322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2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D0677" w:rsidTr="00822932">
        <w:tc>
          <w:tcPr>
            <w:tcW w:w="1317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lastRenderedPageBreak/>
              <w:t>2</w:t>
            </w:r>
          </w:p>
        </w:tc>
        <w:tc>
          <w:tcPr>
            <w:tcW w:w="140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Text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đọc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giả</w:t>
            </w:r>
            <w:proofErr w:type="spellEnd"/>
          </w:p>
        </w:tc>
        <w:tc>
          <w:tcPr>
            <w:tcW w:w="1333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Text</w:t>
            </w:r>
          </w:p>
        </w:tc>
        <w:tc>
          <w:tcPr>
            <w:tcW w:w="133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Nhậ</w:t>
            </w:r>
            <w:r>
              <w:rPr>
                <w:rFonts w:ascii="Arial" w:hAnsi="Arial" w:cs="Arial"/>
                <w:sz w:val="28"/>
                <w:szCs w:val="28"/>
              </w:rPr>
              <w:t>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đọc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giả</w:t>
            </w:r>
            <w:proofErr w:type="spellEnd"/>
          </w:p>
        </w:tc>
        <w:tc>
          <w:tcPr>
            <w:tcW w:w="1322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2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D0677" w:rsidTr="00822932">
        <w:tc>
          <w:tcPr>
            <w:tcW w:w="1317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1409" w:type="dxa"/>
          </w:tcPr>
          <w:p w:rsidR="002D0677" w:rsidRPr="002D0677" w:rsidRDefault="002D0677" w:rsidP="002D067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Text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33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Text</w:t>
            </w:r>
          </w:p>
        </w:tc>
        <w:tc>
          <w:tcPr>
            <w:tcW w:w="133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1322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2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D0677" w:rsidTr="00822932">
        <w:tc>
          <w:tcPr>
            <w:tcW w:w="1317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140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Text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333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Text</w:t>
            </w:r>
          </w:p>
        </w:tc>
        <w:tc>
          <w:tcPr>
            <w:tcW w:w="133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322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2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D0677" w:rsidTr="00822932">
        <w:tc>
          <w:tcPr>
            <w:tcW w:w="1317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1409" w:type="dxa"/>
          </w:tcPr>
          <w:p w:rsidR="002D0677" w:rsidRPr="002D0677" w:rsidRDefault="002D0677" w:rsidP="002D0677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Text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lại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333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Text</w:t>
            </w:r>
          </w:p>
        </w:tc>
        <w:tc>
          <w:tcPr>
            <w:tcW w:w="133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lại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mật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1322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2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D0677" w:rsidTr="00822932">
        <w:tc>
          <w:tcPr>
            <w:tcW w:w="1317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>6</w:t>
            </w:r>
          </w:p>
        </w:tc>
        <w:tc>
          <w:tcPr>
            <w:tcW w:w="140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Text email</w:t>
            </w:r>
          </w:p>
        </w:tc>
        <w:tc>
          <w:tcPr>
            <w:tcW w:w="1333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Text</w:t>
            </w:r>
          </w:p>
        </w:tc>
        <w:tc>
          <w:tcPr>
            <w:tcW w:w="133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Email</w:t>
            </w:r>
          </w:p>
        </w:tc>
        <w:tc>
          <w:tcPr>
            <w:tcW w:w="1322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2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D0677" w:rsidTr="00822932">
        <w:tc>
          <w:tcPr>
            <w:tcW w:w="1317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>7</w:t>
            </w:r>
          </w:p>
        </w:tc>
        <w:tc>
          <w:tcPr>
            <w:tcW w:w="140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Text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địa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333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Text</w:t>
            </w:r>
          </w:p>
        </w:tc>
        <w:tc>
          <w:tcPr>
            <w:tcW w:w="133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địa</w:t>
            </w:r>
            <w:proofErr w:type="spellEnd"/>
            <w:r w:rsidRPr="002D0677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2D0677">
              <w:rPr>
                <w:rFonts w:ascii="Arial" w:hAnsi="Arial" w:cs="Arial"/>
                <w:sz w:val="28"/>
                <w:szCs w:val="28"/>
              </w:rPr>
              <w:t>chỉ</w:t>
            </w:r>
            <w:proofErr w:type="spellEnd"/>
          </w:p>
        </w:tc>
        <w:tc>
          <w:tcPr>
            <w:tcW w:w="1322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2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D0677" w:rsidTr="00822932">
        <w:tc>
          <w:tcPr>
            <w:tcW w:w="1317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>8</w:t>
            </w:r>
          </w:p>
        </w:tc>
        <w:tc>
          <w:tcPr>
            <w:tcW w:w="140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Text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số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điện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333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Text</w:t>
            </w:r>
          </w:p>
        </w:tc>
        <w:tc>
          <w:tcPr>
            <w:tcW w:w="133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số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điện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thoại</w:t>
            </w:r>
            <w:proofErr w:type="spellEnd"/>
          </w:p>
        </w:tc>
        <w:tc>
          <w:tcPr>
            <w:tcW w:w="1322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2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D0677" w:rsidTr="00822932">
        <w:tc>
          <w:tcPr>
            <w:tcW w:w="1317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>9</w:t>
            </w:r>
          </w:p>
        </w:tc>
        <w:tc>
          <w:tcPr>
            <w:tcW w:w="1409" w:type="dxa"/>
          </w:tcPr>
          <w:p w:rsidR="002D0677" w:rsidRPr="002D0677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Text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ngày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333" w:type="dxa"/>
          </w:tcPr>
          <w:p w:rsidR="002D0677" w:rsidRPr="002D0677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Text</w:t>
            </w:r>
          </w:p>
        </w:tc>
        <w:tc>
          <w:tcPr>
            <w:tcW w:w="1330" w:type="dxa"/>
          </w:tcPr>
          <w:p w:rsidR="002D0677" w:rsidRPr="002D0677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ngày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tháng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năm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sinh</w:t>
            </w:r>
            <w:proofErr w:type="spellEnd"/>
          </w:p>
        </w:tc>
        <w:tc>
          <w:tcPr>
            <w:tcW w:w="1322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2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2D0677" w:rsidTr="00822932">
        <w:tc>
          <w:tcPr>
            <w:tcW w:w="1317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2D0677">
              <w:rPr>
                <w:rFonts w:ascii="Arial" w:hAnsi="Arial" w:cs="Arial"/>
                <w:sz w:val="28"/>
                <w:szCs w:val="28"/>
              </w:rPr>
              <w:t>10</w:t>
            </w:r>
          </w:p>
        </w:tc>
        <w:tc>
          <w:tcPr>
            <w:tcW w:w="1409" w:type="dxa"/>
          </w:tcPr>
          <w:p w:rsidR="002D0677" w:rsidRPr="002D0677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 xml:space="preserve">Button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1333" w:type="dxa"/>
          </w:tcPr>
          <w:p w:rsidR="002D0677" w:rsidRPr="002D0677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r>
              <w:rPr>
                <w:rFonts w:ascii="Arial" w:hAnsi="Arial" w:cs="Arial"/>
                <w:sz w:val="28"/>
                <w:szCs w:val="28"/>
              </w:rPr>
              <w:t>Button</w:t>
            </w:r>
          </w:p>
        </w:tc>
        <w:tc>
          <w:tcPr>
            <w:tcW w:w="1330" w:type="dxa"/>
          </w:tcPr>
          <w:p w:rsidR="002D0677" w:rsidRPr="002D0677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Nút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đăng</w:t>
            </w:r>
            <w:proofErr w:type="spellEnd"/>
            <w:r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1322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20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319" w:type="dxa"/>
          </w:tcPr>
          <w:p w:rsidR="002D0677" w:rsidRPr="002D0677" w:rsidRDefault="002D0677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13639C" w:rsidRDefault="0013639C" w:rsidP="0013639C">
      <w:pPr>
        <w:rPr>
          <w:rFonts w:ascii="Arial" w:hAnsi="Arial" w:cs="Arial"/>
          <w:sz w:val="28"/>
          <w:szCs w:val="28"/>
        </w:rPr>
      </w:pPr>
    </w:p>
    <w:p w:rsidR="0013639C" w:rsidRDefault="0013639C" w:rsidP="0013639C">
      <w:pPr>
        <w:rPr>
          <w:rFonts w:ascii="Arial" w:hAnsi="Arial" w:cs="Arial"/>
          <w:sz w:val="28"/>
          <w:szCs w:val="28"/>
        </w:rPr>
      </w:pPr>
    </w:p>
    <w:p w:rsidR="0013639C" w:rsidRDefault="0013639C" w:rsidP="0013639C">
      <w:pPr>
        <w:rPr>
          <w:rFonts w:ascii="Arial" w:hAnsi="Arial" w:cs="Arial"/>
          <w:sz w:val="28"/>
          <w:szCs w:val="28"/>
        </w:rPr>
      </w:pPr>
    </w:p>
    <w:p w:rsidR="0013639C" w:rsidRDefault="0013639C" w:rsidP="0013639C">
      <w:pPr>
        <w:rPr>
          <w:rFonts w:ascii="Arial" w:hAnsi="Arial" w:cs="Arial"/>
          <w:sz w:val="28"/>
          <w:szCs w:val="28"/>
        </w:rPr>
      </w:pPr>
    </w:p>
    <w:p w:rsidR="0013639C" w:rsidRDefault="00EE04F8">
      <w:pPr>
        <w:pStyle w:val="Title"/>
        <w:rPr>
          <w:rFonts w:ascii="Arial" w:hAnsi="Arial" w:cs="Arial"/>
          <w:sz w:val="28"/>
          <w:szCs w:val="28"/>
        </w:rPr>
        <w:pPrChange w:id="4" w:author="Windows User" w:date="2018-05-19T22:33:00Z">
          <w:pPr/>
        </w:pPrChange>
      </w:pPr>
      <w:ins w:id="5" w:author="Windows User" w:date="2018-05-19T22:32:00Z">
        <w:r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DF955F0" wp14:editId="51629AB9">
                  <wp:simplePos x="0" y="0"/>
                  <wp:positionH relativeFrom="column">
                    <wp:posOffset>2328531</wp:posOffset>
                  </wp:positionH>
                  <wp:positionV relativeFrom="paragraph">
                    <wp:posOffset>-499730</wp:posOffset>
                  </wp:positionV>
                  <wp:extent cx="2095995" cy="700644"/>
                  <wp:effectExtent l="0" t="0" r="19050" b="23495"/>
                  <wp:wrapNone/>
                  <wp:docPr id="12" name="Straight Connector 1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2095995" cy="70064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2158C6F9" id="Straight Connector 12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5pt,-39.35pt" to="348.4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" strokecolor="#5b9bd5 [3204]" strokeweight=".5pt">
                  <v:stroke joinstyle="miter"/>
                </v:line>
              </w:pict>
            </mc:Fallback>
          </mc:AlternateContent>
        </w:r>
        <w:r>
          <w:rPr>
            <w:noProof/>
          </w:rPr>
          <w:t>1</w:t>
        </w:r>
      </w:ins>
      <w:r w:rsidR="006F39FB">
        <w:rPr>
          <w:noProof/>
        </w:rPr>
        <w:drawing>
          <wp:inline distT="0" distB="0" distL="0" distR="0" wp14:anchorId="497642CE" wp14:editId="58EDC03C">
            <wp:extent cx="5152381" cy="63333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2381" cy="6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39C" w:rsidRDefault="0013639C" w:rsidP="0013639C">
      <w:pPr>
        <w:rPr>
          <w:rFonts w:ascii="Arial" w:hAnsi="Arial" w:cs="Arial"/>
          <w:sz w:val="28"/>
          <w:szCs w:val="28"/>
        </w:rPr>
      </w:pPr>
    </w:p>
    <w:p w:rsidR="006F39FB" w:rsidRPr="00EE04F8" w:rsidRDefault="006F39FB" w:rsidP="006F39FB">
      <w:pPr>
        <w:rPr>
          <w:rFonts w:ascii="Arial" w:hAnsi="Arial" w:cs="Arial"/>
          <w:sz w:val="28"/>
          <w:szCs w:val="28"/>
        </w:rPr>
      </w:pPr>
      <w:proofErr w:type="spellStart"/>
      <w:r w:rsidRPr="00EE04F8">
        <w:rPr>
          <w:rFonts w:ascii="Arial" w:hAnsi="Arial" w:cs="Arial"/>
          <w:sz w:val="28"/>
          <w:szCs w:val="28"/>
        </w:rPr>
        <w:t>Danh</w:t>
      </w:r>
      <w:proofErr w:type="spellEnd"/>
      <w:r w:rsidRPr="00EE04F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E04F8">
        <w:rPr>
          <w:rFonts w:ascii="Arial" w:hAnsi="Arial" w:cs="Arial"/>
          <w:sz w:val="28"/>
          <w:szCs w:val="28"/>
        </w:rPr>
        <w:t>sách</w:t>
      </w:r>
      <w:proofErr w:type="spellEnd"/>
      <w:r w:rsidRPr="00EE04F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E04F8">
        <w:rPr>
          <w:rFonts w:ascii="Arial" w:hAnsi="Arial" w:cs="Arial"/>
          <w:sz w:val="28"/>
          <w:szCs w:val="28"/>
        </w:rPr>
        <w:t>biến</w:t>
      </w:r>
      <w:proofErr w:type="spellEnd"/>
      <w:r w:rsidRPr="00EE04F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E04F8">
        <w:rPr>
          <w:rFonts w:ascii="Arial" w:hAnsi="Arial" w:cs="Arial"/>
          <w:sz w:val="28"/>
          <w:szCs w:val="28"/>
        </w:rPr>
        <w:t>cố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  <w:tblGridChange w:id="6">
          <w:tblGrid>
            <w:gridCol w:w="2337"/>
            <w:gridCol w:w="2337"/>
            <w:gridCol w:w="2338"/>
            <w:gridCol w:w="2338"/>
          </w:tblGrid>
        </w:tblGridChange>
      </w:tblGrid>
      <w:tr w:rsidR="006F39FB" w:rsidRPr="00EE04F8" w:rsidTr="00822932">
        <w:tc>
          <w:tcPr>
            <w:tcW w:w="2337" w:type="dxa"/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EE04F8">
              <w:rPr>
                <w:rFonts w:ascii="Arial" w:hAnsi="Arial" w:cs="Arial"/>
                <w:sz w:val="28"/>
                <w:szCs w:val="28"/>
              </w:rPr>
              <w:t>BC</w:t>
            </w:r>
          </w:p>
        </w:tc>
        <w:tc>
          <w:tcPr>
            <w:tcW w:w="2337" w:type="dxa"/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Tên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biến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cố</w:t>
            </w:r>
            <w:proofErr w:type="spellEnd"/>
          </w:p>
        </w:tc>
        <w:tc>
          <w:tcPr>
            <w:tcW w:w="2338" w:type="dxa"/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Điều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kiện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kích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hoạt</w:t>
            </w:r>
            <w:proofErr w:type="spellEnd"/>
          </w:p>
        </w:tc>
        <w:tc>
          <w:tcPr>
            <w:tcW w:w="2338" w:type="dxa"/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Ghi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chú</w:t>
            </w:r>
            <w:proofErr w:type="spellEnd"/>
          </w:p>
        </w:tc>
      </w:tr>
      <w:tr w:rsidR="006F39FB" w:rsidRPr="00EE04F8" w:rsidTr="00822932">
        <w:tc>
          <w:tcPr>
            <w:tcW w:w="2337" w:type="dxa"/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EE04F8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2337" w:type="dxa"/>
          </w:tcPr>
          <w:p w:rsidR="006F39FB" w:rsidRPr="00EE04F8" w:rsidRDefault="00EE04F8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ins w:id="7" w:author="Windows User" w:date="2018-05-19T22:36:00Z">
              <w:r>
                <w:rPr>
                  <w:rFonts w:ascii="Arial" w:hAnsi="Arial" w:cs="Arial"/>
                  <w:sz w:val="28"/>
                  <w:szCs w:val="28"/>
                </w:rPr>
                <w:t>Màn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hình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đăng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ký</w:t>
              </w:r>
            </w:ins>
            <w:proofErr w:type="spellEnd"/>
            <w:del w:id="8" w:author="Windows User" w:date="2018-05-19T22:36:00Z">
              <w:r w:rsidR="006F39FB" w:rsidRPr="00EE04F8" w:rsidDel="00EE04F8">
                <w:rPr>
                  <w:rFonts w:ascii="Arial" w:hAnsi="Arial" w:cs="Arial"/>
                  <w:sz w:val="28"/>
                  <w:szCs w:val="28"/>
                </w:rPr>
                <w:delText>Phát sinh màn hình đăng nhập</w:delText>
              </w:r>
            </w:del>
          </w:p>
        </w:tc>
        <w:tc>
          <w:tcPr>
            <w:tcW w:w="2338" w:type="dxa"/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del w:id="9" w:author="Windows User" w:date="2018-05-19T22:37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Khi đăng nhập vào trang web</w:delText>
              </w:r>
            </w:del>
            <w:proofErr w:type="spellStart"/>
            <w:ins w:id="10" w:author="Windows User" w:date="2018-05-19T22:37:00Z">
              <w:r w:rsidR="00EE04F8">
                <w:rPr>
                  <w:rFonts w:ascii="Arial" w:hAnsi="Arial" w:cs="Arial"/>
                  <w:sz w:val="28"/>
                  <w:szCs w:val="28"/>
                </w:rPr>
                <w:t>Tạo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tài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khoản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để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đăng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nhập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vào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web</w:t>
              </w:r>
            </w:ins>
          </w:p>
        </w:tc>
        <w:tc>
          <w:tcPr>
            <w:tcW w:w="2338" w:type="dxa"/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  <w:tr w:rsidR="006F39FB" w:rsidRPr="00EE04F8" w:rsidTr="00EE04F8">
        <w:tblPrEx>
          <w:tblW w:w="0" w:type="auto"/>
          <w:tblPrExChange w:id="11" w:author="Windows User" w:date="2018-05-19T22:35:00Z">
            <w:tblPrEx>
              <w:tblW w:w="0" w:type="auto"/>
            </w:tblPrEx>
          </w:tblPrExChange>
        </w:tblPrEx>
        <w:trPr>
          <w:trHeight w:val="1160"/>
        </w:trPr>
        <w:tc>
          <w:tcPr>
            <w:tcW w:w="2337" w:type="dxa"/>
            <w:tcPrChange w:id="12" w:author="Windows User" w:date="2018-05-19T22:35:00Z">
              <w:tcPr>
                <w:tcW w:w="2337" w:type="dxa"/>
              </w:tcPr>
            </w:tcPrChange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r w:rsidRPr="00EE04F8">
              <w:rPr>
                <w:rFonts w:ascii="Arial" w:hAnsi="Arial" w:cs="Arial"/>
                <w:sz w:val="28"/>
                <w:szCs w:val="28"/>
              </w:rPr>
              <w:lastRenderedPageBreak/>
              <w:t>2</w:t>
            </w:r>
          </w:p>
        </w:tc>
        <w:tc>
          <w:tcPr>
            <w:tcW w:w="2337" w:type="dxa"/>
            <w:tcPrChange w:id="13" w:author="Windows User" w:date="2018-05-19T22:35:00Z">
              <w:tcPr>
                <w:tcW w:w="2337" w:type="dxa"/>
              </w:tcPr>
            </w:tcPrChange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Kiểm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tra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tin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338" w:type="dxa"/>
            <w:tcPrChange w:id="14" w:author="Windows User" w:date="2018-05-19T22:35:00Z">
              <w:tcPr>
                <w:tcW w:w="2338" w:type="dxa"/>
              </w:tcPr>
            </w:tcPrChange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Khi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ng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nhập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thông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tin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vào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text input</w:t>
            </w:r>
          </w:p>
        </w:tc>
        <w:tc>
          <w:tcPr>
            <w:tcW w:w="2338" w:type="dxa"/>
            <w:tcPrChange w:id="15" w:author="Windows User" w:date="2018-05-19T22:35:00Z">
              <w:tcPr>
                <w:tcW w:w="2338" w:type="dxa"/>
              </w:tcPr>
            </w:tcPrChange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Phải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hợp</w:t>
            </w:r>
            <w:proofErr w:type="spellEnd"/>
            <w:r w:rsidRPr="00EE04F8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EE04F8">
              <w:rPr>
                <w:rFonts w:ascii="Arial" w:hAnsi="Arial" w:cs="Arial"/>
                <w:sz w:val="28"/>
                <w:szCs w:val="28"/>
              </w:rPr>
              <w:t>lệ</w:t>
            </w:r>
            <w:proofErr w:type="spellEnd"/>
          </w:p>
        </w:tc>
      </w:tr>
      <w:tr w:rsidR="006F39FB" w:rsidRPr="00EE04F8" w:rsidDel="00EE04F8" w:rsidTr="00822932">
        <w:trPr>
          <w:del w:id="16" w:author="Windows User" w:date="2018-05-19T22:35:00Z"/>
        </w:trPr>
        <w:tc>
          <w:tcPr>
            <w:tcW w:w="2337" w:type="dxa"/>
          </w:tcPr>
          <w:p w:rsidR="006F39FB" w:rsidRPr="00EE04F8" w:rsidDel="00EE04F8" w:rsidRDefault="006F39FB" w:rsidP="00822932">
            <w:pPr>
              <w:rPr>
                <w:del w:id="17" w:author="Windows User" w:date="2018-05-19T22:35:00Z"/>
                <w:rFonts w:ascii="Arial" w:hAnsi="Arial" w:cs="Arial"/>
                <w:sz w:val="28"/>
                <w:szCs w:val="28"/>
              </w:rPr>
            </w:pPr>
            <w:del w:id="18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3</w:delText>
              </w:r>
            </w:del>
          </w:p>
        </w:tc>
        <w:tc>
          <w:tcPr>
            <w:tcW w:w="2337" w:type="dxa"/>
          </w:tcPr>
          <w:p w:rsidR="006F39FB" w:rsidRPr="00EE04F8" w:rsidDel="00EE04F8" w:rsidRDefault="006F39FB" w:rsidP="00822932">
            <w:pPr>
              <w:rPr>
                <w:del w:id="19" w:author="Windows User" w:date="2018-05-19T22:35:00Z"/>
                <w:rFonts w:ascii="Arial" w:hAnsi="Arial" w:cs="Arial"/>
                <w:sz w:val="28"/>
                <w:szCs w:val="28"/>
              </w:rPr>
            </w:pPr>
            <w:del w:id="20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Kiểm tra ngày sinh, tháng sinh</w:delText>
              </w:r>
            </w:del>
          </w:p>
        </w:tc>
        <w:tc>
          <w:tcPr>
            <w:tcW w:w="2338" w:type="dxa"/>
          </w:tcPr>
          <w:p w:rsidR="006F39FB" w:rsidRPr="00EE04F8" w:rsidDel="00EE04F8" w:rsidRDefault="006F39FB" w:rsidP="00822932">
            <w:pPr>
              <w:rPr>
                <w:del w:id="21" w:author="Windows User" w:date="2018-05-19T22:35:00Z"/>
                <w:rFonts w:ascii="Arial" w:hAnsi="Arial" w:cs="Arial"/>
                <w:sz w:val="28"/>
                <w:szCs w:val="28"/>
              </w:rPr>
            </w:pPr>
            <w:del w:id="22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Khi chọn ngày tháng sinh trong combox</w:delText>
              </w:r>
            </w:del>
          </w:p>
        </w:tc>
        <w:tc>
          <w:tcPr>
            <w:tcW w:w="2338" w:type="dxa"/>
          </w:tcPr>
          <w:p w:rsidR="006F39FB" w:rsidRPr="00EE04F8" w:rsidDel="00EE04F8" w:rsidRDefault="006F39FB" w:rsidP="00822932">
            <w:pPr>
              <w:rPr>
                <w:del w:id="23" w:author="Windows User" w:date="2018-05-19T22:35:00Z"/>
                <w:rFonts w:ascii="Arial" w:hAnsi="Arial" w:cs="Arial"/>
                <w:sz w:val="28"/>
                <w:szCs w:val="28"/>
              </w:rPr>
            </w:pPr>
          </w:p>
        </w:tc>
      </w:tr>
      <w:tr w:rsidR="006F39FB" w:rsidRPr="00EE04F8" w:rsidDel="00EE04F8" w:rsidTr="00822932">
        <w:trPr>
          <w:del w:id="24" w:author="Windows User" w:date="2018-05-19T22:35:00Z"/>
        </w:trPr>
        <w:tc>
          <w:tcPr>
            <w:tcW w:w="2337" w:type="dxa"/>
          </w:tcPr>
          <w:p w:rsidR="006F39FB" w:rsidRPr="00EE04F8" w:rsidDel="00EE04F8" w:rsidRDefault="006F39FB" w:rsidP="00822932">
            <w:pPr>
              <w:rPr>
                <w:del w:id="25" w:author="Windows User" w:date="2018-05-19T22:35:00Z"/>
                <w:rFonts w:ascii="Arial" w:hAnsi="Arial" w:cs="Arial"/>
                <w:sz w:val="28"/>
                <w:szCs w:val="28"/>
              </w:rPr>
            </w:pPr>
            <w:del w:id="26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4</w:delText>
              </w:r>
            </w:del>
          </w:p>
        </w:tc>
        <w:tc>
          <w:tcPr>
            <w:tcW w:w="2337" w:type="dxa"/>
          </w:tcPr>
          <w:p w:rsidR="006F39FB" w:rsidRPr="00EE04F8" w:rsidDel="00EE04F8" w:rsidRDefault="006F39FB" w:rsidP="00822932">
            <w:pPr>
              <w:rPr>
                <w:del w:id="27" w:author="Windows User" w:date="2018-05-19T22:35:00Z"/>
                <w:rFonts w:ascii="Arial" w:hAnsi="Arial" w:cs="Arial"/>
                <w:sz w:val="28"/>
                <w:szCs w:val="28"/>
              </w:rPr>
            </w:pPr>
            <w:del w:id="28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Kiểm tra năm sinh</w:delText>
              </w:r>
            </w:del>
          </w:p>
        </w:tc>
        <w:tc>
          <w:tcPr>
            <w:tcW w:w="2338" w:type="dxa"/>
          </w:tcPr>
          <w:p w:rsidR="006F39FB" w:rsidRPr="00EE04F8" w:rsidDel="00EE04F8" w:rsidRDefault="006F39FB" w:rsidP="00822932">
            <w:pPr>
              <w:rPr>
                <w:del w:id="29" w:author="Windows User" w:date="2018-05-19T22:35:00Z"/>
                <w:rFonts w:ascii="Arial" w:hAnsi="Arial" w:cs="Arial"/>
                <w:sz w:val="28"/>
                <w:szCs w:val="28"/>
              </w:rPr>
            </w:pPr>
            <w:del w:id="30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Khi chọn năm sinh trong combobox</w:delText>
              </w:r>
            </w:del>
          </w:p>
        </w:tc>
        <w:tc>
          <w:tcPr>
            <w:tcW w:w="2338" w:type="dxa"/>
          </w:tcPr>
          <w:p w:rsidR="006F39FB" w:rsidRPr="00EE04F8" w:rsidDel="00EE04F8" w:rsidRDefault="006F39FB" w:rsidP="00822932">
            <w:pPr>
              <w:rPr>
                <w:del w:id="31" w:author="Windows User" w:date="2018-05-19T22:35:00Z"/>
                <w:rFonts w:ascii="Arial" w:hAnsi="Arial" w:cs="Arial"/>
                <w:sz w:val="28"/>
                <w:szCs w:val="28"/>
              </w:rPr>
            </w:pPr>
            <w:del w:id="32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Phải nhỏ hơn năm hiện tại ít nhất 18 năm</w:delText>
              </w:r>
            </w:del>
          </w:p>
        </w:tc>
      </w:tr>
      <w:tr w:rsidR="006F39FB" w:rsidRPr="00EE04F8" w:rsidDel="00EE04F8" w:rsidTr="00822932">
        <w:trPr>
          <w:del w:id="33" w:author="Windows User" w:date="2018-05-19T22:35:00Z"/>
        </w:trPr>
        <w:tc>
          <w:tcPr>
            <w:tcW w:w="2337" w:type="dxa"/>
          </w:tcPr>
          <w:p w:rsidR="006F39FB" w:rsidRPr="00EE04F8" w:rsidDel="00EE04F8" w:rsidRDefault="006F39FB" w:rsidP="00822932">
            <w:pPr>
              <w:rPr>
                <w:del w:id="34" w:author="Windows User" w:date="2018-05-19T22:35:00Z"/>
                <w:rFonts w:ascii="Arial" w:hAnsi="Arial" w:cs="Arial"/>
                <w:sz w:val="28"/>
                <w:szCs w:val="28"/>
              </w:rPr>
            </w:pPr>
            <w:del w:id="35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5</w:delText>
              </w:r>
            </w:del>
          </w:p>
        </w:tc>
        <w:tc>
          <w:tcPr>
            <w:tcW w:w="2337" w:type="dxa"/>
          </w:tcPr>
          <w:p w:rsidR="006F39FB" w:rsidRPr="00EE04F8" w:rsidDel="00EE04F8" w:rsidRDefault="006F39FB" w:rsidP="00822932">
            <w:pPr>
              <w:rPr>
                <w:del w:id="36" w:author="Windows User" w:date="2018-05-19T22:35:00Z"/>
                <w:rFonts w:ascii="Arial" w:hAnsi="Arial" w:cs="Arial"/>
                <w:sz w:val="28"/>
                <w:szCs w:val="28"/>
              </w:rPr>
            </w:pPr>
            <w:del w:id="37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Ghi nhận giới tính</w:delText>
              </w:r>
            </w:del>
          </w:p>
        </w:tc>
        <w:tc>
          <w:tcPr>
            <w:tcW w:w="2338" w:type="dxa"/>
          </w:tcPr>
          <w:p w:rsidR="006F39FB" w:rsidRPr="00EE04F8" w:rsidDel="00EE04F8" w:rsidRDefault="006F39FB" w:rsidP="00822932">
            <w:pPr>
              <w:rPr>
                <w:del w:id="38" w:author="Windows User" w:date="2018-05-19T22:35:00Z"/>
                <w:rFonts w:ascii="Arial" w:hAnsi="Arial" w:cs="Arial"/>
                <w:sz w:val="28"/>
                <w:szCs w:val="28"/>
              </w:rPr>
            </w:pPr>
            <w:del w:id="39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Khi chọn giới tính trong checkbox</w:delText>
              </w:r>
            </w:del>
          </w:p>
        </w:tc>
        <w:tc>
          <w:tcPr>
            <w:tcW w:w="2338" w:type="dxa"/>
          </w:tcPr>
          <w:p w:rsidR="006F39FB" w:rsidRPr="00EE04F8" w:rsidDel="00EE04F8" w:rsidRDefault="006F39FB" w:rsidP="00822932">
            <w:pPr>
              <w:rPr>
                <w:del w:id="40" w:author="Windows User" w:date="2018-05-19T22:35:00Z"/>
                <w:rFonts w:ascii="Arial" w:hAnsi="Arial" w:cs="Arial"/>
                <w:sz w:val="28"/>
                <w:szCs w:val="28"/>
              </w:rPr>
            </w:pPr>
          </w:p>
        </w:tc>
      </w:tr>
      <w:tr w:rsidR="006F39FB" w:rsidRPr="00EE04F8" w:rsidTr="00EE04F8">
        <w:tblPrEx>
          <w:tblW w:w="0" w:type="auto"/>
          <w:tblPrExChange w:id="41" w:author="Windows User" w:date="2018-05-19T22:36:00Z">
            <w:tblPrEx>
              <w:tblW w:w="0" w:type="auto"/>
            </w:tblPrEx>
          </w:tblPrExChange>
        </w:tblPrEx>
        <w:trPr>
          <w:trHeight w:val="1151"/>
        </w:trPr>
        <w:tc>
          <w:tcPr>
            <w:tcW w:w="2337" w:type="dxa"/>
            <w:tcPrChange w:id="42" w:author="Windows User" w:date="2018-05-19T22:36:00Z">
              <w:tcPr>
                <w:tcW w:w="2337" w:type="dxa"/>
              </w:tcPr>
            </w:tcPrChange>
          </w:tcPr>
          <w:p w:rsidR="006F39FB" w:rsidRPr="00EE04F8" w:rsidRDefault="00EE04F8" w:rsidP="00822932">
            <w:pPr>
              <w:rPr>
                <w:rFonts w:ascii="Arial" w:hAnsi="Arial" w:cs="Arial"/>
                <w:sz w:val="28"/>
                <w:szCs w:val="28"/>
              </w:rPr>
            </w:pPr>
            <w:ins w:id="43" w:author="Windows User" w:date="2018-05-19T22:35:00Z">
              <w:r w:rsidRPr="00EE04F8">
                <w:rPr>
                  <w:rFonts w:ascii="Arial" w:hAnsi="Arial" w:cs="Arial"/>
                  <w:sz w:val="28"/>
                  <w:szCs w:val="28"/>
                </w:rPr>
                <w:t>3</w:t>
              </w:r>
            </w:ins>
            <w:del w:id="44" w:author="Windows User" w:date="2018-05-19T22:35:00Z">
              <w:r w:rsidR="006F39FB" w:rsidRPr="00EE04F8" w:rsidDel="00EE04F8">
                <w:rPr>
                  <w:rFonts w:ascii="Arial" w:hAnsi="Arial" w:cs="Arial"/>
                  <w:sz w:val="28"/>
                  <w:szCs w:val="28"/>
                </w:rPr>
                <w:delText>6</w:delText>
              </w:r>
            </w:del>
          </w:p>
        </w:tc>
        <w:tc>
          <w:tcPr>
            <w:tcW w:w="2337" w:type="dxa"/>
            <w:tcPrChange w:id="45" w:author="Windows User" w:date="2018-05-19T22:36:00Z">
              <w:tcPr>
                <w:tcW w:w="2337" w:type="dxa"/>
              </w:tcPr>
            </w:tcPrChange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del w:id="46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Tạo tài khoản mới</w:delText>
              </w:r>
            </w:del>
            <w:proofErr w:type="spellStart"/>
            <w:ins w:id="47" w:author="Windows User" w:date="2018-05-19T22:35:00Z">
              <w:r w:rsidR="00EE04F8" w:rsidRPr="00EE04F8">
                <w:rPr>
                  <w:rFonts w:ascii="Arial" w:hAnsi="Arial" w:cs="Arial"/>
                  <w:sz w:val="28"/>
                  <w:szCs w:val="28"/>
                </w:rPr>
                <w:t>đăng</w:t>
              </w:r>
              <w:proofErr w:type="spellEnd"/>
              <w:r w:rsidR="00EE04F8" w:rsidRP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 w:rsidRPr="00EE04F8">
                <w:rPr>
                  <w:rFonts w:ascii="Arial" w:hAnsi="Arial" w:cs="Arial"/>
                  <w:sz w:val="28"/>
                  <w:szCs w:val="28"/>
                </w:rPr>
                <w:t>ký</w:t>
              </w:r>
            </w:ins>
            <w:proofErr w:type="spellEnd"/>
          </w:p>
        </w:tc>
        <w:tc>
          <w:tcPr>
            <w:tcW w:w="2338" w:type="dxa"/>
            <w:tcPrChange w:id="48" w:author="Windows User" w:date="2018-05-19T22:36:00Z">
              <w:tcPr>
                <w:tcW w:w="2338" w:type="dxa"/>
              </w:tcPr>
            </w:tcPrChange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  <w:del w:id="49" w:author="Windows User" w:date="2018-05-19T22:35:00Z">
              <w:r w:rsidRPr="00EE04F8" w:rsidDel="00EE04F8">
                <w:rPr>
                  <w:rFonts w:ascii="Arial" w:hAnsi="Arial" w:cs="Arial"/>
                  <w:sz w:val="28"/>
                  <w:szCs w:val="28"/>
                </w:rPr>
                <w:delText>Khi bấm vào Btn</w:delText>
              </w:r>
            </w:del>
            <w:proofErr w:type="spellStart"/>
            <w:ins w:id="50" w:author="Windows User" w:date="2018-05-19T22:35:00Z">
              <w:r w:rsidR="00EE04F8" w:rsidRPr="00EE04F8">
                <w:rPr>
                  <w:rFonts w:ascii="Arial" w:hAnsi="Arial" w:cs="Arial"/>
                  <w:sz w:val="28"/>
                  <w:szCs w:val="28"/>
                </w:rPr>
                <w:t>Sau</w:t>
              </w:r>
              <w:proofErr w:type="spellEnd"/>
              <w:r w:rsidR="00EE04F8" w:rsidRP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 w:rsidRPr="00EE04F8">
                <w:rPr>
                  <w:rFonts w:ascii="Arial" w:hAnsi="Arial" w:cs="Arial"/>
                  <w:sz w:val="28"/>
                  <w:szCs w:val="28"/>
                </w:rPr>
                <w:t>khi</w:t>
              </w:r>
              <w:proofErr w:type="spellEnd"/>
              <w:r w:rsidR="00EE04F8" w:rsidRP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 w:rsidRPr="00EE04F8">
                <w:rPr>
                  <w:rFonts w:ascii="Arial" w:hAnsi="Arial" w:cs="Arial"/>
                  <w:sz w:val="28"/>
                  <w:szCs w:val="28"/>
                </w:rPr>
                <w:t>điền</w:t>
              </w:r>
              <w:proofErr w:type="spellEnd"/>
              <w:r w:rsidR="00EE04F8" w:rsidRP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  <w:proofErr w:type="spellStart"/>
            <w:ins w:id="51" w:author="Windows User" w:date="2018-05-19T22:36:00Z">
              <w:r w:rsidR="00EE04F8">
                <w:rPr>
                  <w:rFonts w:ascii="Arial" w:hAnsi="Arial" w:cs="Arial"/>
                  <w:sz w:val="28"/>
                  <w:szCs w:val="28"/>
                </w:rPr>
                <w:t>đầy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đủ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thông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tin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sau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đó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nhấn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đăng</w:t>
              </w:r>
              <w:proofErr w:type="spellEnd"/>
              <w:r w:rsidR="00EE04F8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EE04F8">
                <w:rPr>
                  <w:rFonts w:ascii="Arial" w:hAnsi="Arial" w:cs="Arial"/>
                  <w:sz w:val="28"/>
                  <w:szCs w:val="28"/>
                </w:rPr>
                <w:t>ký</w:t>
              </w:r>
            </w:ins>
            <w:proofErr w:type="spellEnd"/>
          </w:p>
        </w:tc>
        <w:tc>
          <w:tcPr>
            <w:tcW w:w="2338" w:type="dxa"/>
            <w:tcPrChange w:id="52" w:author="Windows User" w:date="2018-05-19T22:36:00Z">
              <w:tcPr>
                <w:tcW w:w="2338" w:type="dxa"/>
              </w:tcPr>
            </w:tcPrChange>
          </w:tcPr>
          <w:p w:rsidR="006F39FB" w:rsidRPr="00EE04F8" w:rsidRDefault="006F39FB" w:rsidP="00822932">
            <w:pPr>
              <w:rPr>
                <w:rFonts w:ascii="Arial" w:hAnsi="Arial" w:cs="Arial"/>
                <w:sz w:val="28"/>
                <w:szCs w:val="28"/>
              </w:rPr>
            </w:pPr>
          </w:p>
        </w:tc>
      </w:tr>
    </w:tbl>
    <w:p w:rsidR="006F39FB" w:rsidRDefault="006F39FB" w:rsidP="006F39FB"/>
    <w:p w:rsidR="006F39FB" w:rsidRPr="006F39FB" w:rsidRDefault="006F39FB" w:rsidP="006F39FB">
      <w:pPr>
        <w:rPr>
          <w:rFonts w:ascii="Arial" w:hAnsi="Arial" w:cs="Arial"/>
          <w:sz w:val="28"/>
          <w:szCs w:val="28"/>
        </w:rPr>
      </w:pPr>
    </w:p>
    <w:p w:rsidR="0013639C" w:rsidRDefault="0013639C" w:rsidP="0013639C">
      <w:pPr>
        <w:rPr>
          <w:rFonts w:ascii="Arial" w:hAnsi="Arial" w:cs="Arial"/>
          <w:sz w:val="28"/>
          <w:szCs w:val="28"/>
        </w:rPr>
      </w:pPr>
    </w:p>
    <w:p w:rsidR="00EE04F8" w:rsidRDefault="00EE04F8" w:rsidP="0013639C">
      <w:pPr>
        <w:rPr>
          <w:ins w:id="53" w:author="Windows User" w:date="2018-05-19T22:40:00Z"/>
          <w:rFonts w:ascii="Arial" w:hAnsi="Arial" w:cs="Arial"/>
          <w:sz w:val="28"/>
          <w:szCs w:val="28"/>
        </w:rPr>
      </w:pPr>
      <w:ins w:id="54" w:author="Windows User" w:date="2018-05-19T22:39:00Z">
        <w:r>
          <w:rPr>
            <w:noProof/>
          </w:rPr>
          <w:drawing>
            <wp:inline distT="0" distB="0" distL="0" distR="0" wp14:anchorId="457CB837" wp14:editId="5FCE1033">
              <wp:extent cx="5943600" cy="2611120"/>
              <wp:effectExtent l="0" t="0" r="0" b="0"/>
              <wp:docPr id="6" name="Pictur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611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  <w:tblPrChange w:id="55" w:author="Windows User" w:date="2018-05-19T22:56:00Z">
          <w:tblPr>
            <w:tblStyle w:val="TableGrid"/>
            <w:tblW w:w="0" w:type="auto"/>
            <w:tblLook w:val="04A0" w:firstRow="1" w:lastRow="0" w:firstColumn="1" w:lastColumn="0" w:noHBand="0" w:noVBand="1"/>
          </w:tblPr>
        </w:tblPrChange>
      </w:tblPr>
      <w:tblGrid>
        <w:gridCol w:w="1165"/>
        <w:gridCol w:w="2194"/>
        <w:gridCol w:w="1241"/>
        <w:gridCol w:w="1239"/>
        <w:gridCol w:w="1191"/>
        <w:gridCol w:w="1170"/>
        <w:gridCol w:w="1150"/>
        <w:tblGridChange w:id="56">
          <w:tblGrid>
            <w:gridCol w:w="1165"/>
            <w:gridCol w:w="2194"/>
            <w:gridCol w:w="1241"/>
            <w:gridCol w:w="1239"/>
            <w:gridCol w:w="1191"/>
            <w:gridCol w:w="1170"/>
            <w:gridCol w:w="1150"/>
          </w:tblGrid>
        </w:tblGridChange>
      </w:tblGrid>
      <w:tr w:rsidR="005B62F2" w:rsidTr="005B62F2">
        <w:trPr>
          <w:ins w:id="57" w:author="Windows User" w:date="2018-05-19T22:54:00Z"/>
        </w:trPr>
        <w:tc>
          <w:tcPr>
            <w:tcW w:w="1165" w:type="dxa"/>
            <w:tcPrChange w:id="58" w:author="Windows User" w:date="2018-05-19T22:56:00Z">
              <w:tcPr>
                <w:tcW w:w="1272" w:type="dxa"/>
              </w:tcPr>
            </w:tcPrChange>
          </w:tcPr>
          <w:p w:rsidR="005B62F2" w:rsidRPr="005B62F2" w:rsidRDefault="005B62F2" w:rsidP="00822932">
            <w:pPr>
              <w:rPr>
                <w:ins w:id="59" w:author="Windows User" w:date="2018-05-19T22:54:00Z"/>
                <w:rFonts w:ascii="Arial" w:hAnsi="Arial" w:cs="Arial"/>
                <w:sz w:val="28"/>
                <w:szCs w:val="28"/>
                <w:rPrChange w:id="60" w:author="Windows User" w:date="2018-05-19T22:54:00Z">
                  <w:rPr>
                    <w:ins w:id="61" w:author="Windows User" w:date="2018-05-19T22:54:00Z"/>
                  </w:rPr>
                </w:rPrChange>
              </w:rPr>
            </w:pPr>
            <w:ins w:id="62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63" w:author="Windows User" w:date="2018-05-19T22:54:00Z">
                    <w:rPr/>
                  </w:rPrChange>
                </w:rPr>
                <w:t>STT</w:t>
              </w:r>
            </w:ins>
          </w:p>
        </w:tc>
        <w:tc>
          <w:tcPr>
            <w:tcW w:w="2194" w:type="dxa"/>
            <w:tcPrChange w:id="64" w:author="Windows User" w:date="2018-05-19T22:56:00Z">
              <w:tcPr>
                <w:tcW w:w="1610" w:type="dxa"/>
              </w:tcPr>
            </w:tcPrChange>
          </w:tcPr>
          <w:p w:rsidR="005B62F2" w:rsidRPr="005B62F2" w:rsidRDefault="005B62F2" w:rsidP="00822932">
            <w:pPr>
              <w:rPr>
                <w:ins w:id="65" w:author="Windows User" w:date="2018-05-19T22:54:00Z"/>
                <w:rFonts w:ascii="Arial" w:hAnsi="Arial" w:cs="Arial"/>
                <w:sz w:val="28"/>
                <w:szCs w:val="28"/>
                <w:rPrChange w:id="66" w:author="Windows User" w:date="2018-05-19T22:54:00Z">
                  <w:rPr>
                    <w:ins w:id="67" w:author="Windows User" w:date="2018-05-19T22:54:00Z"/>
                  </w:rPr>
                </w:rPrChange>
              </w:rPr>
            </w:pPr>
            <w:proofErr w:type="spellStart"/>
            <w:ins w:id="68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69" w:author="Windows User" w:date="2018-05-19T22:54:00Z">
                    <w:rPr/>
                  </w:rPrChange>
                </w:rPr>
                <w:t>Tên</w:t>
              </w:r>
              <w:proofErr w:type="spellEnd"/>
            </w:ins>
          </w:p>
        </w:tc>
        <w:tc>
          <w:tcPr>
            <w:tcW w:w="1241" w:type="dxa"/>
            <w:tcPrChange w:id="70" w:author="Windows User" w:date="2018-05-19T22:56:00Z">
              <w:tcPr>
                <w:tcW w:w="1325" w:type="dxa"/>
              </w:tcPr>
            </w:tcPrChange>
          </w:tcPr>
          <w:p w:rsidR="005B62F2" w:rsidRPr="005B62F2" w:rsidRDefault="005B62F2" w:rsidP="00822932">
            <w:pPr>
              <w:rPr>
                <w:ins w:id="71" w:author="Windows User" w:date="2018-05-19T22:54:00Z"/>
                <w:rFonts w:ascii="Arial" w:hAnsi="Arial" w:cs="Arial"/>
                <w:sz w:val="28"/>
                <w:szCs w:val="28"/>
                <w:rPrChange w:id="72" w:author="Windows User" w:date="2018-05-19T22:54:00Z">
                  <w:rPr>
                    <w:ins w:id="73" w:author="Windows User" w:date="2018-05-19T22:54:00Z"/>
                  </w:rPr>
                </w:rPrChange>
              </w:rPr>
            </w:pPr>
            <w:proofErr w:type="spellStart"/>
            <w:ins w:id="74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75" w:author="Windows User" w:date="2018-05-19T22:54:00Z">
                    <w:rPr/>
                  </w:rPrChange>
                </w:rPr>
                <w:t>Kiểu</w:t>
              </w:r>
              <w:proofErr w:type="spellEnd"/>
            </w:ins>
          </w:p>
        </w:tc>
        <w:tc>
          <w:tcPr>
            <w:tcW w:w="1239" w:type="dxa"/>
            <w:tcPrChange w:id="76" w:author="Windows User" w:date="2018-05-19T22:56:00Z">
              <w:tcPr>
                <w:tcW w:w="1302" w:type="dxa"/>
              </w:tcPr>
            </w:tcPrChange>
          </w:tcPr>
          <w:p w:rsidR="005B62F2" w:rsidRPr="005B62F2" w:rsidRDefault="005B62F2" w:rsidP="00822932">
            <w:pPr>
              <w:rPr>
                <w:ins w:id="77" w:author="Windows User" w:date="2018-05-19T22:54:00Z"/>
                <w:rFonts w:ascii="Arial" w:hAnsi="Arial" w:cs="Arial"/>
                <w:sz w:val="28"/>
                <w:szCs w:val="28"/>
                <w:rPrChange w:id="78" w:author="Windows User" w:date="2018-05-19T22:54:00Z">
                  <w:rPr>
                    <w:ins w:id="79" w:author="Windows User" w:date="2018-05-19T22:54:00Z"/>
                  </w:rPr>
                </w:rPrChange>
              </w:rPr>
            </w:pPr>
            <w:ins w:id="80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81" w:author="Windows User" w:date="2018-05-19T22:54:00Z">
                    <w:rPr/>
                  </w:rPrChange>
                </w:rPr>
                <w:t xml:space="preserve">Ý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82" w:author="Windows User" w:date="2018-05-19T22:54:00Z">
                    <w:rPr/>
                  </w:rPrChange>
                </w:rPr>
                <w:t>nghĩa</w:t>
              </w:r>
              <w:proofErr w:type="spellEnd"/>
            </w:ins>
          </w:p>
        </w:tc>
        <w:tc>
          <w:tcPr>
            <w:tcW w:w="1191" w:type="dxa"/>
            <w:tcPrChange w:id="83" w:author="Windows User" w:date="2018-05-19T22:56:00Z">
              <w:tcPr>
                <w:tcW w:w="1286" w:type="dxa"/>
              </w:tcPr>
            </w:tcPrChange>
          </w:tcPr>
          <w:p w:rsidR="005B62F2" w:rsidRPr="005B62F2" w:rsidRDefault="005B62F2" w:rsidP="00822932">
            <w:pPr>
              <w:rPr>
                <w:ins w:id="84" w:author="Windows User" w:date="2018-05-19T22:54:00Z"/>
                <w:rFonts w:ascii="Arial" w:hAnsi="Arial" w:cs="Arial"/>
                <w:sz w:val="28"/>
                <w:szCs w:val="28"/>
                <w:rPrChange w:id="85" w:author="Windows User" w:date="2018-05-19T22:54:00Z">
                  <w:rPr>
                    <w:ins w:id="86" w:author="Windows User" w:date="2018-05-19T22:54:00Z"/>
                  </w:rPr>
                </w:rPrChange>
              </w:rPr>
            </w:pPr>
            <w:proofErr w:type="spellStart"/>
            <w:ins w:id="87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88" w:author="Windows User" w:date="2018-05-19T22:54:00Z">
                    <w:rPr/>
                  </w:rPrChange>
                </w:rPr>
                <w:t>Miền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89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90" w:author="Windows User" w:date="2018-05-19T22:54:00Z">
                    <w:rPr/>
                  </w:rPrChange>
                </w:rPr>
                <w:t>Giá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91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92" w:author="Windows User" w:date="2018-05-19T22:54:00Z">
                    <w:rPr/>
                  </w:rPrChange>
                </w:rPr>
                <w:t>Trị</w:t>
              </w:r>
              <w:proofErr w:type="spellEnd"/>
            </w:ins>
          </w:p>
        </w:tc>
        <w:tc>
          <w:tcPr>
            <w:tcW w:w="1170" w:type="dxa"/>
            <w:tcPrChange w:id="93" w:author="Windows User" w:date="2018-05-19T22:56:00Z">
              <w:tcPr>
                <w:tcW w:w="1280" w:type="dxa"/>
              </w:tcPr>
            </w:tcPrChange>
          </w:tcPr>
          <w:p w:rsidR="005B62F2" w:rsidRPr="005B62F2" w:rsidRDefault="005B62F2" w:rsidP="00822932">
            <w:pPr>
              <w:rPr>
                <w:ins w:id="94" w:author="Windows User" w:date="2018-05-19T22:54:00Z"/>
                <w:rFonts w:ascii="Arial" w:hAnsi="Arial" w:cs="Arial"/>
                <w:sz w:val="28"/>
                <w:szCs w:val="28"/>
                <w:rPrChange w:id="95" w:author="Windows User" w:date="2018-05-19T22:54:00Z">
                  <w:rPr>
                    <w:ins w:id="96" w:author="Windows User" w:date="2018-05-19T22:54:00Z"/>
                  </w:rPr>
                </w:rPrChange>
              </w:rPr>
            </w:pPr>
            <w:proofErr w:type="spellStart"/>
            <w:ins w:id="97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98" w:author="Windows User" w:date="2018-05-19T22:54:00Z">
                    <w:rPr/>
                  </w:rPrChange>
                </w:rPr>
                <w:t>Giá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99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100" w:author="Windows User" w:date="2018-05-19T22:54:00Z">
                    <w:rPr/>
                  </w:rPrChange>
                </w:rPr>
                <w:t>trị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101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102" w:author="Windows User" w:date="2018-05-19T22:54:00Z">
                    <w:rPr/>
                  </w:rPrChange>
                </w:rPr>
                <w:t>mặc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103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104" w:author="Windows User" w:date="2018-05-19T22:54:00Z">
                    <w:rPr/>
                  </w:rPrChange>
                </w:rPr>
                <w:t>định</w:t>
              </w:r>
              <w:proofErr w:type="spellEnd"/>
            </w:ins>
          </w:p>
        </w:tc>
        <w:tc>
          <w:tcPr>
            <w:tcW w:w="1150" w:type="dxa"/>
            <w:tcPrChange w:id="105" w:author="Windows User" w:date="2018-05-19T22:56:00Z">
              <w:tcPr>
                <w:tcW w:w="1275" w:type="dxa"/>
              </w:tcPr>
            </w:tcPrChange>
          </w:tcPr>
          <w:p w:rsidR="005B62F2" w:rsidRPr="005B62F2" w:rsidRDefault="005B62F2" w:rsidP="00822932">
            <w:pPr>
              <w:rPr>
                <w:ins w:id="106" w:author="Windows User" w:date="2018-05-19T22:54:00Z"/>
                <w:rFonts w:ascii="Arial" w:hAnsi="Arial" w:cs="Arial"/>
                <w:sz w:val="28"/>
                <w:szCs w:val="28"/>
                <w:rPrChange w:id="107" w:author="Windows User" w:date="2018-05-19T22:54:00Z">
                  <w:rPr>
                    <w:ins w:id="108" w:author="Windows User" w:date="2018-05-19T22:54:00Z"/>
                  </w:rPr>
                </w:rPrChange>
              </w:rPr>
            </w:pPr>
            <w:proofErr w:type="spellStart"/>
            <w:ins w:id="109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110" w:author="Windows User" w:date="2018-05-19T22:54:00Z">
                    <w:rPr/>
                  </w:rPrChange>
                </w:rPr>
                <w:t>Ghi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111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112" w:author="Windows User" w:date="2018-05-19T22:54:00Z">
                    <w:rPr/>
                  </w:rPrChange>
                </w:rPr>
                <w:t>chú</w:t>
              </w:r>
              <w:proofErr w:type="spellEnd"/>
            </w:ins>
          </w:p>
        </w:tc>
      </w:tr>
      <w:tr w:rsidR="005B62F2" w:rsidTr="005B62F2">
        <w:trPr>
          <w:ins w:id="113" w:author="Windows User" w:date="2018-05-19T22:54:00Z"/>
        </w:trPr>
        <w:tc>
          <w:tcPr>
            <w:tcW w:w="1165" w:type="dxa"/>
            <w:tcPrChange w:id="114" w:author="Windows User" w:date="2018-05-19T22:56:00Z">
              <w:tcPr>
                <w:tcW w:w="1272" w:type="dxa"/>
              </w:tcPr>
            </w:tcPrChange>
          </w:tcPr>
          <w:p w:rsidR="005B62F2" w:rsidRPr="005B62F2" w:rsidRDefault="005B62F2" w:rsidP="00822932">
            <w:pPr>
              <w:rPr>
                <w:ins w:id="115" w:author="Windows User" w:date="2018-05-19T22:54:00Z"/>
                <w:rFonts w:ascii="Arial" w:hAnsi="Arial" w:cs="Arial"/>
                <w:sz w:val="28"/>
                <w:szCs w:val="28"/>
                <w:rPrChange w:id="116" w:author="Windows User" w:date="2018-05-19T22:54:00Z">
                  <w:rPr>
                    <w:ins w:id="117" w:author="Windows User" w:date="2018-05-19T22:54:00Z"/>
                  </w:rPr>
                </w:rPrChange>
              </w:rPr>
            </w:pPr>
            <w:ins w:id="118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119" w:author="Windows User" w:date="2018-05-19T22:54:00Z">
                    <w:rPr/>
                  </w:rPrChange>
                </w:rPr>
                <w:t>1</w:t>
              </w:r>
            </w:ins>
          </w:p>
        </w:tc>
        <w:tc>
          <w:tcPr>
            <w:tcW w:w="2194" w:type="dxa"/>
            <w:tcPrChange w:id="120" w:author="Windows User" w:date="2018-05-19T22:56:00Z">
              <w:tcPr>
                <w:tcW w:w="1610" w:type="dxa"/>
              </w:tcPr>
            </w:tcPrChange>
          </w:tcPr>
          <w:p w:rsidR="005B62F2" w:rsidRPr="005B62F2" w:rsidRDefault="005B62F2" w:rsidP="00822932">
            <w:pPr>
              <w:rPr>
                <w:ins w:id="121" w:author="Windows User" w:date="2018-05-19T22:54:00Z"/>
                <w:rFonts w:ascii="Arial" w:hAnsi="Arial" w:cs="Arial"/>
                <w:sz w:val="28"/>
                <w:szCs w:val="28"/>
                <w:rPrChange w:id="122" w:author="Windows User" w:date="2018-05-19T22:54:00Z">
                  <w:rPr>
                    <w:ins w:id="123" w:author="Windows User" w:date="2018-05-19T22:54:00Z"/>
                  </w:rPr>
                </w:rPrChange>
              </w:rPr>
            </w:pPr>
            <w:proofErr w:type="spellStart"/>
            <w:ins w:id="124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125" w:author="Windows User" w:date="2018-05-19T22:54:00Z">
                    <w:rPr/>
                  </w:rPrChange>
                </w:rPr>
                <w:t>ImageWeb</w:t>
              </w:r>
              <w:proofErr w:type="spellEnd"/>
            </w:ins>
          </w:p>
        </w:tc>
        <w:tc>
          <w:tcPr>
            <w:tcW w:w="1241" w:type="dxa"/>
            <w:tcPrChange w:id="126" w:author="Windows User" w:date="2018-05-19T22:56:00Z">
              <w:tcPr>
                <w:tcW w:w="1325" w:type="dxa"/>
              </w:tcPr>
            </w:tcPrChange>
          </w:tcPr>
          <w:p w:rsidR="005B62F2" w:rsidRPr="005B62F2" w:rsidRDefault="005B62F2" w:rsidP="00822932">
            <w:pPr>
              <w:rPr>
                <w:ins w:id="127" w:author="Windows User" w:date="2018-05-19T22:54:00Z"/>
                <w:rFonts w:ascii="Arial" w:hAnsi="Arial" w:cs="Arial"/>
                <w:sz w:val="28"/>
                <w:szCs w:val="28"/>
                <w:rPrChange w:id="128" w:author="Windows User" w:date="2018-05-19T22:54:00Z">
                  <w:rPr>
                    <w:ins w:id="129" w:author="Windows User" w:date="2018-05-19T22:54:00Z"/>
                  </w:rPr>
                </w:rPrChange>
              </w:rPr>
            </w:pPr>
            <w:proofErr w:type="spellStart"/>
            <w:ins w:id="130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131" w:author="Windows User" w:date="2018-05-19T22:54:00Z">
                    <w:rPr/>
                  </w:rPrChange>
                </w:rPr>
                <w:t>Img</w:t>
              </w:r>
              <w:proofErr w:type="spellEnd"/>
            </w:ins>
          </w:p>
        </w:tc>
        <w:tc>
          <w:tcPr>
            <w:tcW w:w="1239" w:type="dxa"/>
            <w:tcPrChange w:id="132" w:author="Windows User" w:date="2018-05-19T22:56:00Z">
              <w:tcPr>
                <w:tcW w:w="1302" w:type="dxa"/>
              </w:tcPr>
            </w:tcPrChange>
          </w:tcPr>
          <w:p w:rsidR="005B62F2" w:rsidRPr="005B62F2" w:rsidRDefault="005B62F2" w:rsidP="00822932">
            <w:pPr>
              <w:rPr>
                <w:ins w:id="133" w:author="Windows User" w:date="2018-05-19T22:54:00Z"/>
                <w:rFonts w:ascii="Arial" w:hAnsi="Arial" w:cs="Arial"/>
                <w:sz w:val="28"/>
                <w:szCs w:val="28"/>
                <w:rPrChange w:id="134" w:author="Windows User" w:date="2018-05-19T22:54:00Z">
                  <w:rPr>
                    <w:ins w:id="135" w:author="Windows User" w:date="2018-05-19T22:54:00Z"/>
                  </w:rPr>
                </w:rPrChange>
              </w:rPr>
            </w:pPr>
            <w:proofErr w:type="spellStart"/>
            <w:ins w:id="136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137" w:author="Windows User" w:date="2018-05-19T22:54:00Z">
                    <w:rPr/>
                  </w:rPrChange>
                </w:rPr>
                <w:t>Trang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138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139" w:author="Windows User" w:date="2018-05-19T22:54:00Z">
                    <w:rPr/>
                  </w:rPrChange>
                </w:rPr>
                <w:t>trí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140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141" w:author="Windows User" w:date="2018-05-19T22:54:00Z">
                    <w:rPr/>
                  </w:rPrChange>
                </w:rPr>
                <w:t>trang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142" w:author="Windows User" w:date="2018-05-19T22:54:00Z">
                    <w:rPr/>
                  </w:rPrChange>
                </w:rPr>
                <w:t xml:space="preserve"> web</w:t>
              </w:r>
            </w:ins>
          </w:p>
        </w:tc>
        <w:tc>
          <w:tcPr>
            <w:tcW w:w="1191" w:type="dxa"/>
            <w:tcPrChange w:id="143" w:author="Windows User" w:date="2018-05-19T22:56:00Z">
              <w:tcPr>
                <w:tcW w:w="1286" w:type="dxa"/>
              </w:tcPr>
            </w:tcPrChange>
          </w:tcPr>
          <w:p w:rsidR="005B62F2" w:rsidRPr="005B62F2" w:rsidRDefault="005B62F2" w:rsidP="00822932">
            <w:pPr>
              <w:rPr>
                <w:ins w:id="144" w:author="Windows User" w:date="2018-05-19T22:54:00Z"/>
                <w:rFonts w:ascii="Arial" w:hAnsi="Arial" w:cs="Arial"/>
                <w:sz w:val="28"/>
                <w:szCs w:val="28"/>
                <w:rPrChange w:id="145" w:author="Windows User" w:date="2018-05-19T22:54:00Z">
                  <w:rPr>
                    <w:ins w:id="146" w:author="Windows User" w:date="2018-05-19T22:54:00Z"/>
                  </w:rPr>
                </w:rPrChange>
              </w:rPr>
            </w:pPr>
          </w:p>
        </w:tc>
        <w:tc>
          <w:tcPr>
            <w:tcW w:w="1170" w:type="dxa"/>
            <w:tcPrChange w:id="147" w:author="Windows User" w:date="2018-05-19T22:56:00Z">
              <w:tcPr>
                <w:tcW w:w="1280" w:type="dxa"/>
              </w:tcPr>
            </w:tcPrChange>
          </w:tcPr>
          <w:p w:rsidR="005B62F2" w:rsidRPr="005B62F2" w:rsidRDefault="005B62F2" w:rsidP="00822932">
            <w:pPr>
              <w:rPr>
                <w:ins w:id="148" w:author="Windows User" w:date="2018-05-19T22:54:00Z"/>
                <w:rFonts w:ascii="Arial" w:hAnsi="Arial" w:cs="Arial"/>
                <w:sz w:val="28"/>
                <w:szCs w:val="28"/>
                <w:rPrChange w:id="149" w:author="Windows User" w:date="2018-05-19T22:54:00Z">
                  <w:rPr>
                    <w:ins w:id="150" w:author="Windows User" w:date="2018-05-19T22:54:00Z"/>
                  </w:rPr>
                </w:rPrChange>
              </w:rPr>
            </w:pPr>
          </w:p>
        </w:tc>
        <w:tc>
          <w:tcPr>
            <w:tcW w:w="1150" w:type="dxa"/>
            <w:tcPrChange w:id="151" w:author="Windows User" w:date="2018-05-19T22:56:00Z">
              <w:tcPr>
                <w:tcW w:w="1275" w:type="dxa"/>
              </w:tcPr>
            </w:tcPrChange>
          </w:tcPr>
          <w:p w:rsidR="005B62F2" w:rsidRPr="005B62F2" w:rsidRDefault="005B62F2" w:rsidP="00822932">
            <w:pPr>
              <w:rPr>
                <w:ins w:id="152" w:author="Windows User" w:date="2018-05-19T22:54:00Z"/>
                <w:rFonts w:ascii="Arial" w:hAnsi="Arial" w:cs="Arial"/>
                <w:sz w:val="28"/>
                <w:szCs w:val="28"/>
                <w:rPrChange w:id="153" w:author="Windows User" w:date="2018-05-19T22:54:00Z">
                  <w:rPr>
                    <w:ins w:id="154" w:author="Windows User" w:date="2018-05-19T22:54:00Z"/>
                  </w:rPr>
                </w:rPrChange>
              </w:rPr>
            </w:pPr>
          </w:p>
        </w:tc>
      </w:tr>
      <w:tr w:rsidR="005B62F2" w:rsidTr="005B62F2">
        <w:trPr>
          <w:ins w:id="155" w:author="Windows User" w:date="2018-05-19T22:54:00Z"/>
        </w:trPr>
        <w:tc>
          <w:tcPr>
            <w:tcW w:w="1165" w:type="dxa"/>
            <w:tcPrChange w:id="156" w:author="Windows User" w:date="2018-05-19T22:56:00Z">
              <w:tcPr>
                <w:tcW w:w="1272" w:type="dxa"/>
              </w:tcPr>
            </w:tcPrChange>
          </w:tcPr>
          <w:p w:rsidR="005B62F2" w:rsidRPr="005B62F2" w:rsidRDefault="005B62F2" w:rsidP="00822932">
            <w:pPr>
              <w:rPr>
                <w:ins w:id="157" w:author="Windows User" w:date="2018-05-19T22:54:00Z"/>
                <w:rFonts w:ascii="Arial" w:hAnsi="Arial" w:cs="Arial"/>
                <w:sz w:val="28"/>
                <w:szCs w:val="28"/>
                <w:rPrChange w:id="158" w:author="Windows User" w:date="2018-05-19T22:54:00Z">
                  <w:rPr>
                    <w:ins w:id="159" w:author="Windows User" w:date="2018-05-19T22:54:00Z"/>
                  </w:rPr>
                </w:rPrChange>
              </w:rPr>
            </w:pPr>
            <w:ins w:id="160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161" w:author="Windows User" w:date="2018-05-19T22:54:00Z">
                    <w:rPr/>
                  </w:rPrChange>
                </w:rPr>
                <w:t>2</w:t>
              </w:r>
            </w:ins>
          </w:p>
        </w:tc>
        <w:tc>
          <w:tcPr>
            <w:tcW w:w="2194" w:type="dxa"/>
            <w:tcPrChange w:id="162" w:author="Windows User" w:date="2018-05-19T22:56:00Z">
              <w:tcPr>
                <w:tcW w:w="1610" w:type="dxa"/>
              </w:tcPr>
            </w:tcPrChange>
          </w:tcPr>
          <w:p w:rsidR="005B62F2" w:rsidRPr="005B62F2" w:rsidRDefault="00F84AF9">
            <w:pPr>
              <w:rPr>
                <w:ins w:id="163" w:author="Windows User" w:date="2018-05-19T22:54:00Z"/>
                <w:rFonts w:ascii="Arial" w:hAnsi="Arial" w:cs="Arial"/>
                <w:sz w:val="28"/>
                <w:szCs w:val="28"/>
                <w:rPrChange w:id="164" w:author="Windows User" w:date="2018-05-19T22:54:00Z">
                  <w:rPr>
                    <w:ins w:id="165" w:author="Windows User" w:date="2018-05-19T22:54:00Z"/>
                  </w:rPr>
                </w:rPrChange>
              </w:rPr>
            </w:pPr>
            <w:ins w:id="166" w:author="Windows User" w:date="2018-05-19T22:54:00Z">
              <w:r>
                <w:rPr>
                  <w:rFonts w:ascii="Arial" w:hAnsi="Arial" w:cs="Arial"/>
                  <w:sz w:val="28"/>
                  <w:szCs w:val="28"/>
                </w:rPr>
                <w:t>Menu</w:t>
              </w:r>
            </w:ins>
          </w:p>
        </w:tc>
        <w:tc>
          <w:tcPr>
            <w:tcW w:w="1241" w:type="dxa"/>
            <w:tcPrChange w:id="167" w:author="Windows User" w:date="2018-05-19T22:56:00Z">
              <w:tcPr>
                <w:tcW w:w="1325" w:type="dxa"/>
              </w:tcPr>
            </w:tcPrChange>
          </w:tcPr>
          <w:p w:rsidR="005B62F2" w:rsidRPr="005B62F2" w:rsidRDefault="005B62F2" w:rsidP="00822932">
            <w:pPr>
              <w:rPr>
                <w:ins w:id="168" w:author="Windows User" w:date="2018-05-19T22:54:00Z"/>
                <w:rFonts w:ascii="Arial" w:hAnsi="Arial" w:cs="Arial"/>
                <w:sz w:val="28"/>
                <w:szCs w:val="28"/>
                <w:rPrChange w:id="169" w:author="Windows User" w:date="2018-05-19T22:54:00Z">
                  <w:rPr>
                    <w:ins w:id="170" w:author="Windows User" w:date="2018-05-19T22:54:00Z"/>
                  </w:rPr>
                </w:rPrChange>
              </w:rPr>
            </w:pPr>
          </w:p>
        </w:tc>
        <w:tc>
          <w:tcPr>
            <w:tcW w:w="1239" w:type="dxa"/>
            <w:tcPrChange w:id="171" w:author="Windows User" w:date="2018-05-19T22:56:00Z">
              <w:tcPr>
                <w:tcW w:w="1302" w:type="dxa"/>
              </w:tcPr>
            </w:tcPrChange>
          </w:tcPr>
          <w:p w:rsidR="005B62F2" w:rsidRPr="005B62F2" w:rsidRDefault="005B62F2">
            <w:pPr>
              <w:rPr>
                <w:ins w:id="172" w:author="Windows User" w:date="2018-05-19T22:54:00Z"/>
                <w:rFonts w:ascii="Arial" w:hAnsi="Arial" w:cs="Arial"/>
                <w:sz w:val="28"/>
                <w:szCs w:val="28"/>
                <w:rPrChange w:id="173" w:author="Windows User" w:date="2018-05-19T22:54:00Z">
                  <w:rPr>
                    <w:ins w:id="174" w:author="Windows User" w:date="2018-05-19T22:54:00Z"/>
                  </w:rPr>
                </w:rPrChange>
              </w:rPr>
            </w:pPr>
            <w:proofErr w:type="spellStart"/>
            <w:ins w:id="175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176" w:author="Windows User" w:date="2018-05-19T22:54:00Z">
                    <w:rPr/>
                  </w:rPrChange>
                </w:rPr>
                <w:t>Chứa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177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178" w:author="Windows User" w:date="2018-05-19T22:54:00Z">
                    <w:rPr/>
                  </w:rPrChange>
                </w:rPr>
                <w:t>các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179" w:author="Windows User" w:date="2018-05-19T22:54:00Z">
                    <w:rPr/>
                  </w:rPrChange>
                </w:rPr>
                <w:t xml:space="preserve"> </w:t>
              </w:r>
            </w:ins>
            <w:proofErr w:type="spellStart"/>
            <w:ins w:id="180" w:author="Windows User" w:date="2018-05-19T23:07:00Z">
              <w:r w:rsidR="00F84AF9">
                <w:rPr>
                  <w:rFonts w:ascii="Arial" w:hAnsi="Arial" w:cs="Arial"/>
                  <w:sz w:val="28"/>
                  <w:szCs w:val="28"/>
                </w:rPr>
                <w:t>thông</w:t>
              </w:r>
              <w:proofErr w:type="spellEnd"/>
              <w:r w:rsidR="00F84AF9">
                <w:rPr>
                  <w:rFonts w:ascii="Arial" w:hAnsi="Arial" w:cs="Arial"/>
                  <w:sz w:val="28"/>
                  <w:szCs w:val="28"/>
                </w:rPr>
                <w:t xml:space="preserve"> tin </w:t>
              </w:r>
            </w:ins>
          </w:p>
        </w:tc>
        <w:tc>
          <w:tcPr>
            <w:tcW w:w="1191" w:type="dxa"/>
            <w:tcPrChange w:id="181" w:author="Windows User" w:date="2018-05-19T22:56:00Z">
              <w:tcPr>
                <w:tcW w:w="1286" w:type="dxa"/>
              </w:tcPr>
            </w:tcPrChange>
          </w:tcPr>
          <w:p w:rsidR="005B62F2" w:rsidRPr="005B62F2" w:rsidRDefault="005B62F2" w:rsidP="00822932">
            <w:pPr>
              <w:rPr>
                <w:ins w:id="182" w:author="Windows User" w:date="2018-05-19T22:54:00Z"/>
                <w:rFonts w:ascii="Arial" w:hAnsi="Arial" w:cs="Arial"/>
                <w:sz w:val="28"/>
                <w:szCs w:val="28"/>
                <w:rPrChange w:id="183" w:author="Windows User" w:date="2018-05-19T22:54:00Z">
                  <w:rPr>
                    <w:ins w:id="184" w:author="Windows User" w:date="2018-05-19T22:54:00Z"/>
                  </w:rPr>
                </w:rPrChange>
              </w:rPr>
            </w:pPr>
          </w:p>
        </w:tc>
        <w:tc>
          <w:tcPr>
            <w:tcW w:w="1170" w:type="dxa"/>
            <w:tcPrChange w:id="185" w:author="Windows User" w:date="2018-05-19T22:56:00Z">
              <w:tcPr>
                <w:tcW w:w="1280" w:type="dxa"/>
              </w:tcPr>
            </w:tcPrChange>
          </w:tcPr>
          <w:p w:rsidR="005B62F2" w:rsidRPr="005B62F2" w:rsidRDefault="005B62F2" w:rsidP="00822932">
            <w:pPr>
              <w:rPr>
                <w:ins w:id="186" w:author="Windows User" w:date="2018-05-19T22:54:00Z"/>
                <w:rFonts w:ascii="Arial" w:hAnsi="Arial" w:cs="Arial"/>
                <w:sz w:val="28"/>
                <w:szCs w:val="28"/>
                <w:rPrChange w:id="187" w:author="Windows User" w:date="2018-05-19T22:54:00Z">
                  <w:rPr>
                    <w:ins w:id="188" w:author="Windows User" w:date="2018-05-19T22:54:00Z"/>
                  </w:rPr>
                </w:rPrChange>
              </w:rPr>
            </w:pPr>
          </w:p>
        </w:tc>
        <w:tc>
          <w:tcPr>
            <w:tcW w:w="1150" w:type="dxa"/>
            <w:tcPrChange w:id="189" w:author="Windows User" w:date="2018-05-19T22:56:00Z">
              <w:tcPr>
                <w:tcW w:w="1275" w:type="dxa"/>
              </w:tcPr>
            </w:tcPrChange>
          </w:tcPr>
          <w:p w:rsidR="005B62F2" w:rsidRPr="005B62F2" w:rsidRDefault="005B62F2" w:rsidP="00822932">
            <w:pPr>
              <w:rPr>
                <w:ins w:id="190" w:author="Windows User" w:date="2018-05-19T22:54:00Z"/>
                <w:rFonts w:ascii="Arial" w:hAnsi="Arial" w:cs="Arial"/>
                <w:sz w:val="28"/>
                <w:szCs w:val="28"/>
                <w:rPrChange w:id="191" w:author="Windows User" w:date="2018-05-19T22:54:00Z">
                  <w:rPr>
                    <w:ins w:id="192" w:author="Windows User" w:date="2018-05-19T22:54:00Z"/>
                  </w:rPr>
                </w:rPrChange>
              </w:rPr>
            </w:pPr>
          </w:p>
        </w:tc>
      </w:tr>
      <w:tr w:rsidR="005B62F2" w:rsidTr="005B62F2">
        <w:trPr>
          <w:ins w:id="193" w:author="Windows User" w:date="2018-05-19T22:54:00Z"/>
        </w:trPr>
        <w:tc>
          <w:tcPr>
            <w:tcW w:w="1165" w:type="dxa"/>
            <w:tcPrChange w:id="194" w:author="Windows User" w:date="2018-05-19T22:56:00Z">
              <w:tcPr>
                <w:tcW w:w="1272" w:type="dxa"/>
              </w:tcPr>
            </w:tcPrChange>
          </w:tcPr>
          <w:p w:rsidR="005B62F2" w:rsidRPr="005B62F2" w:rsidRDefault="005B62F2" w:rsidP="00822932">
            <w:pPr>
              <w:rPr>
                <w:ins w:id="195" w:author="Windows User" w:date="2018-05-19T22:54:00Z"/>
                <w:rFonts w:ascii="Arial" w:hAnsi="Arial" w:cs="Arial"/>
                <w:sz w:val="28"/>
                <w:szCs w:val="28"/>
                <w:rPrChange w:id="196" w:author="Windows User" w:date="2018-05-19T22:54:00Z">
                  <w:rPr>
                    <w:ins w:id="197" w:author="Windows User" w:date="2018-05-19T22:54:00Z"/>
                  </w:rPr>
                </w:rPrChange>
              </w:rPr>
            </w:pPr>
            <w:ins w:id="198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199" w:author="Windows User" w:date="2018-05-19T22:54:00Z">
                    <w:rPr/>
                  </w:rPrChange>
                </w:rPr>
                <w:t>3</w:t>
              </w:r>
            </w:ins>
          </w:p>
        </w:tc>
        <w:tc>
          <w:tcPr>
            <w:tcW w:w="2194" w:type="dxa"/>
            <w:tcPrChange w:id="200" w:author="Windows User" w:date="2018-05-19T22:56:00Z">
              <w:tcPr>
                <w:tcW w:w="1610" w:type="dxa"/>
              </w:tcPr>
            </w:tcPrChange>
          </w:tcPr>
          <w:p w:rsidR="005B62F2" w:rsidRPr="005B62F2" w:rsidRDefault="005B62F2" w:rsidP="00822932">
            <w:pPr>
              <w:rPr>
                <w:ins w:id="201" w:author="Windows User" w:date="2018-05-19T22:54:00Z"/>
                <w:rFonts w:ascii="Arial" w:hAnsi="Arial" w:cs="Arial"/>
                <w:sz w:val="28"/>
                <w:szCs w:val="28"/>
                <w:rPrChange w:id="202" w:author="Windows User" w:date="2018-05-19T22:54:00Z">
                  <w:rPr>
                    <w:ins w:id="203" w:author="Windows User" w:date="2018-05-19T22:54:00Z"/>
                  </w:rPr>
                </w:rPrChange>
              </w:rPr>
            </w:pPr>
            <w:proofErr w:type="spellStart"/>
            <w:ins w:id="204" w:author="Windows User" w:date="2018-05-19T22:57:00Z"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  <w:proofErr w:type="spellStart"/>
            <w:ins w:id="205" w:author="Windows User" w:date="2018-05-19T22:58:00Z">
              <w:r>
                <w:rPr>
                  <w:rFonts w:ascii="Arial" w:hAnsi="Arial" w:cs="Arial"/>
                  <w:sz w:val="28"/>
                  <w:szCs w:val="28"/>
                </w:rPr>
                <w:t>theo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khoa</w:t>
              </w:r>
            </w:ins>
            <w:proofErr w:type="spellEnd"/>
          </w:p>
        </w:tc>
        <w:tc>
          <w:tcPr>
            <w:tcW w:w="1241" w:type="dxa"/>
            <w:tcPrChange w:id="206" w:author="Windows User" w:date="2018-05-19T22:56:00Z">
              <w:tcPr>
                <w:tcW w:w="1325" w:type="dxa"/>
              </w:tcPr>
            </w:tcPrChange>
          </w:tcPr>
          <w:p w:rsidR="005B62F2" w:rsidRPr="005B62F2" w:rsidRDefault="005B62F2" w:rsidP="00822932">
            <w:pPr>
              <w:rPr>
                <w:ins w:id="207" w:author="Windows User" w:date="2018-05-19T22:54:00Z"/>
                <w:rFonts w:ascii="Arial" w:hAnsi="Arial" w:cs="Arial"/>
                <w:sz w:val="28"/>
                <w:szCs w:val="28"/>
                <w:rPrChange w:id="208" w:author="Windows User" w:date="2018-05-19T22:54:00Z">
                  <w:rPr>
                    <w:ins w:id="209" w:author="Windows User" w:date="2018-05-19T22:54:00Z"/>
                  </w:rPr>
                </w:rPrChange>
              </w:rPr>
            </w:pPr>
          </w:p>
        </w:tc>
        <w:tc>
          <w:tcPr>
            <w:tcW w:w="1239" w:type="dxa"/>
            <w:tcPrChange w:id="210" w:author="Windows User" w:date="2018-05-19T22:56:00Z">
              <w:tcPr>
                <w:tcW w:w="1302" w:type="dxa"/>
              </w:tcPr>
            </w:tcPrChange>
          </w:tcPr>
          <w:p w:rsidR="005B62F2" w:rsidRPr="005B62F2" w:rsidRDefault="005B62F2" w:rsidP="00822932">
            <w:pPr>
              <w:rPr>
                <w:ins w:id="211" w:author="Windows User" w:date="2018-05-19T22:54:00Z"/>
                <w:rFonts w:ascii="Arial" w:hAnsi="Arial" w:cs="Arial"/>
                <w:sz w:val="28"/>
                <w:szCs w:val="28"/>
                <w:rPrChange w:id="212" w:author="Windows User" w:date="2018-05-19T22:54:00Z">
                  <w:rPr>
                    <w:ins w:id="213" w:author="Windows User" w:date="2018-05-19T22:54:00Z"/>
                  </w:rPr>
                </w:rPrChange>
              </w:rPr>
            </w:pPr>
            <w:proofErr w:type="spellStart"/>
            <w:ins w:id="214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215" w:author="Windows User" w:date="2018-05-19T22:54:00Z">
                    <w:rPr/>
                  </w:rPrChange>
                </w:rPr>
                <w:t>Chọn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216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217" w:author="Windows User" w:date="2018-05-19T22:54:00Z">
                    <w:rPr/>
                  </w:rPrChange>
                </w:rPr>
                <w:t>loại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218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219" w:author="Windows User" w:date="2018-05-19T22:54:00Z">
                    <w:rPr/>
                  </w:rPrChange>
                </w:rPr>
                <w:t>sách</w:t>
              </w:r>
              <w:proofErr w:type="spellEnd"/>
            </w:ins>
          </w:p>
        </w:tc>
        <w:tc>
          <w:tcPr>
            <w:tcW w:w="1191" w:type="dxa"/>
            <w:tcPrChange w:id="220" w:author="Windows User" w:date="2018-05-19T22:56:00Z">
              <w:tcPr>
                <w:tcW w:w="1286" w:type="dxa"/>
              </w:tcPr>
            </w:tcPrChange>
          </w:tcPr>
          <w:p w:rsidR="005B62F2" w:rsidRPr="005B62F2" w:rsidRDefault="005B62F2" w:rsidP="00822932">
            <w:pPr>
              <w:rPr>
                <w:ins w:id="221" w:author="Windows User" w:date="2018-05-19T22:54:00Z"/>
                <w:rFonts w:ascii="Arial" w:hAnsi="Arial" w:cs="Arial"/>
                <w:sz w:val="28"/>
                <w:szCs w:val="28"/>
                <w:rPrChange w:id="222" w:author="Windows User" w:date="2018-05-19T22:54:00Z">
                  <w:rPr>
                    <w:ins w:id="223" w:author="Windows User" w:date="2018-05-19T22:54:00Z"/>
                  </w:rPr>
                </w:rPrChange>
              </w:rPr>
            </w:pPr>
          </w:p>
        </w:tc>
        <w:tc>
          <w:tcPr>
            <w:tcW w:w="1170" w:type="dxa"/>
            <w:tcPrChange w:id="224" w:author="Windows User" w:date="2018-05-19T22:56:00Z">
              <w:tcPr>
                <w:tcW w:w="1280" w:type="dxa"/>
              </w:tcPr>
            </w:tcPrChange>
          </w:tcPr>
          <w:p w:rsidR="005B62F2" w:rsidRPr="005B62F2" w:rsidRDefault="005B62F2" w:rsidP="00822932">
            <w:pPr>
              <w:rPr>
                <w:ins w:id="225" w:author="Windows User" w:date="2018-05-19T22:54:00Z"/>
                <w:rFonts w:ascii="Arial" w:hAnsi="Arial" w:cs="Arial"/>
                <w:sz w:val="28"/>
                <w:szCs w:val="28"/>
                <w:rPrChange w:id="226" w:author="Windows User" w:date="2018-05-19T22:54:00Z">
                  <w:rPr>
                    <w:ins w:id="227" w:author="Windows User" w:date="2018-05-19T22:54:00Z"/>
                  </w:rPr>
                </w:rPrChange>
              </w:rPr>
            </w:pPr>
          </w:p>
        </w:tc>
        <w:tc>
          <w:tcPr>
            <w:tcW w:w="1150" w:type="dxa"/>
            <w:tcPrChange w:id="228" w:author="Windows User" w:date="2018-05-19T22:56:00Z">
              <w:tcPr>
                <w:tcW w:w="1275" w:type="dxa"/>
              </w:tcPr>
            </w:tcPrChange>
          </w:tcPr>
          <w:p w:rsidR="005B62F2" w:rsidRPr="005B62F2" w:rsidRDefault="005B62F2" w:rsidP="00822932">
            <w:pPr>
              <w:rPr>
                <w:ins w:id="229" w:author="Windows User" w:date="2018-05-19T22:54:00Z"/>
                <w:rFonts w:ascii="Arial" w:hAnsi="Arial" w:cs="Arial"/>
                <w:sz w:val="28"/>
                <w:szCs w:val="28"/>
                <w:rPrChange w:id="230" w:author="Windows User" w:date="2018-05-19T22:54:00Z">
                  <w:rPr>
                    <w:ins w:id="231" w:author="Windows User" w:date="2018-05-19T22:54:00Z"/>
                  </w:rPr>
                </w:rPrChange>
              </w:rPr>
            </w:pPr>
          </w:p>
        </w:tc>
      </w:tr>
      <w:tr w:rsidR="005B62F2" w:rsidTr="005B62F2">
        <w:trPr>
          <w:ins w:id="232" w:author="Windows User" w:date="2018-05-19T22:54:00Z"/>
        </w:trPr>
        <w:tc>
          <w:tcPr>
            <w:tcW w:w="1165" w:type="dxa"/>
            <w:tcPrChange w:id="233" w:author="Windows User" w:date="2018-05-19T22:56:00Z">
              <w:tcPr>
                <w:tcW w:w="1272" w:type="dxa"/>
              </w:tcPr>
            </w:tcPrChange>
          </w:tcPr>
          <w:p w:rsidR="005B62F2" w:rsidRPr="005B62F2" w:rsidRDefault="005B62F2" w:rsidP="00822932">
            <w:pPr>
              <w:rPr>
                <w:ins w:id="234" w:author="Windows User" w:date="2018-05-19T22:54:00Z"/>
                <w:rFonts w:ascii="Arial" w:hAnsi="Arial" w:cs="Arial"/>
                <w:sz w:val="28"/>
                <w:szCs w:val="28"/>
                <w:rPrChange w:id="235" w:author="Windows User" w:date="2018-05-19T22:54:00Z">
                  <w:rPr>
                    <w:ins w:id="236" w:author="Windows User" w:date="2018-05-19T22:54:00Z"/>
                  </w:rPr>
                </w:rPrChange>
              </w:rPr>
            </w:pPr>
            <w:ins w:id="237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238" w:author="Windows User" w:date="2018-05-19T22:54:00Z">
                    <w:rPr/>
                  </w:rPrChange>
                </w:rPr>
                <w:lastRenderedPageBreak/>
                <w:t>4</w:t>
              </w:r>
            </w:ins>
          </w:p>
        </w:tc>
        <w:tc>
          <w:tcPr>
            <w:tcW w:w="2194" w:type="dxa"/>
            <w:tcPrChange w:id="239" w:author="Windows User" w:date="2018-05-19T22:56:00Z">
              <w:tcPr>
                <w:tcW w:w="1610" w:type="dxa"/>
              </w:tcPr>
            </w:tcPrChange>
          </w:tcPr>
          <w:p w:rsidR="005B62F2" w:rsidRPr="005B62F2" w:rsidRDefault="005B62F2" w:rsidP="00822932">
            <w:pPr>
              <w:rPr>
                <w:ins w:id="240" w:author="Windows User" w:date="2018-05-19T22:54:00Z"/>
                <w:rFonts w:ascii="Arial" w:hAnsi="Arial" w:cs="Arial"/>
                <w:sz w:val="28"/>
                <w:szCs w:val="28"/>
                <w:rPrChange w:id="241" w:author="Windows User" w:date="2018-05-19T22:54:00Z">
                  <w:rPr>
                    <w:ins w:id="242" w:author="Windows User" w:date="2018-05-19T22:54:00Z"/>
                  </w:rPr>
                </w:rPrChange>
              </w:rPr>
            </w:pPr>
            <w:ins w:id="243" w:author="Windows User" w:date="2018-05-19T22:56:00Z">
              <w:r>
                <w:rPr>
                  <w:rFonts w:ascii="Arial" w:hAnsi="Arial" w:cs="Arial"/>
                  <w:sz w:val="28"/>
                  <w:szCs w:val="28"/>
                </w:rPr>
                <w:t xml:space="preserve">Text </w:t>
              </w:r>
            </w:ins>
            <w:ins w:id="244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245" w:author="Windows User" w:date="2018-05-19T22:54:00Z">
                    <w:rPr/>
                  </w:rPrChange>
                </w:rPr>
                <w:t>Search</w:t>
              </w:r>
            </w:ins>
          </w:p>
        </w:tc>
        <w:tc>
          <w:tcPr>
            <w:tcW w:w="1241" w:type="dxa"/>
            <w:tcPrChange w:id="246" w:author="Windows User" w:date="2018-05-19T22:56:00Z">
              <w:tcPr>
                <w:tcW w:w="1325" w:type="dxa"/>
              </w:tcPr>
            </w:tcPrChange>
          </w:tcPr>
          <w:p w:rsidR="005B62F2" w:rsidRPr="005B62F2" w:rsidRDefault="005B62F2">
            <w:pPr>
              <w:rPr>
                <w:ins w:id="247" w:author="Windows User" w:date="2018-05-19T22:54:00Z"/>
                <w:rFonts w:ascii="Arial" w:hAnsi="Arial" w:cs="Arial"/>
                <w:sz w:val="28"/>
                <w:szCs w:val="28"/>
                <w:rPrChange w:id="248" w:author="Windows User" w:date="2018-05-19T22:54:00Z">
                  <w:rPr>
                    <w:ins w:id="249" w:author="Windows User" w:date="2018-05-19T22:54:00Z"/>
                  </w:rPr>
                </w:rPrChange>
              </w:rPr>
            </w:pPr>
            <w:ins w:id="250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251" w:author="Windows User" w:date="2018-05-19T22:54:00Z">
                    <w:rPr/>
                  </w:rPrChange>
                </w:rPr>
                <w:t xml:space="preserve"> </w:t>
              </w:r>
            </w:ins>
            <w:ins w:id="252" w:author="Windows User" w:date="2018-05-19T22:57:00Z">
              <w:r>
                <w:rPr>
                  <w:rFonts w:ascii="Arial" w:hAnsi="Arial" w:cs="Arial"/>
                  <w:sz w:val="28"/>
                  <w:szCs w:val="28"/>
                </w:rPr>
                <w:t>T</w:t>
              </w:r>
            </w:ins>
            <w:ins w:id="253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254" w:author="Windows User" w:date="2018-05-19T22:54:00Z">
                    <w:rPr/>
                  </w:rPrChange>
                </w:rPr>
                <w:t>ext</w:t>
              </w:r>
            </w:ins>
          </w:p>
        </w:tc>
        <w:tc>
          <w:tcPr>
            <w:tcW w:w="1239" w:type="dxa"/>
            <w:tcPrChange w:id="255" w:author="Windows User" w:date="2018-05-19T22:56:00Z">
              <w:tcPr>
                <w:tcW w:w="1302" w:type="dxa"/>
              </w:tcPr>
            </w:tcPrChange>
          </w:tcPr>
          <w:p w:rsidR="005B62F2" w:rsidRPr="005B62F2" w:rsidRDefault="005B62F2" w:rsidP="00822932">
            <w:pPr>
              <w:rPr>
                <w:ins w:id="256" w:author="Windows User" w:date="2018-05-19T22:54:00Z"/>
                <w:rFonts w:ascii="Arial" w:hAnsi="Arial" w:cs="Arial"/>
                <w:sz w:val="28"/>
                <w:szCs w:val="28"/>
                <w:rPrChange w:id="257" w:author="Windows User" w:date="2018-05-19T22:54:00Z">
                  <w:rPr>
                    <w:ins w:id="258" w:author="Windows User" w:date="2018-05-19T22:54:00Z"/>
                  </w:rPr>
                </w:rPrChange>
              </w:rPr>
            </w:pPr>
            <w:proofErr w:type="spellStart"/>
            <w:ins w:id="259" w:author="Windows User" w:date="2018-05-19T22:54:00Z">
              <w:r w:rsidRPr="005B62F2">
                <w:rPr>
                  <w:rFonts w:ascii="Arial" w:hAnsi="Arial" w:cs="Arial"/>
                  <w:sz w:val="28"/>
                  <w:szCs w:val="28"/>
                  <w:rPrChange w:id="260" w:author="Windows User" w:date="2018-05-19T22:54:00Z">
                    <w:rPr/>
                  </w:rPrChange>
                </w:rPr>
                <w:t>Nhập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261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262" w:author="Windows User" w:date="2018-05-19T22:54:00Z">
                    <w:rPr/>
                  </w:rPrChange>
                </w:rPr>
                <w:t>thông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263" w:author="Windows User" w:date="2018-05-19T22:54:00Z">
                    <w:rPr/>
                  </w:rPrChange>
                </w:rPr>
                <w:t xml:space="preserve"> tin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264" w:author="Windows User" w:date="2018-05-19T22:54:00Z">
                    <w:rPr/>
                  </w:rPrChange>
                </w:rPr>
                <w:t>sách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265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266" w:author="Windows User" w:date="2018-05-19T22:54:00Z">
                    <w:rPr/>
                  </w:rPrChange>
                </w:rPr>
                <w:t>cần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267" w:author="Windows User" w:date="2018-05-19T22:54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268" w:author="Windows User" w:date="2018-05-19T22:54:00Z">
                    <w:rPr/>
                  </w:rPrChange>
                </w:rPr>
                <w:t>tìm</w:t>
              </w:r>
              <w:proofErr w:type="spellEnd"/>
            </w:ins>
          </w:p>
        </w:tc>
        <w:tc>
          <w:tcPr>
            <w:tcW w:w="1191" w:type="dxa"/>
            <w:tcPrChange w:id="269" w:author="Windows User" w:date="2018-05-19T22:56:00Z">
              <w:tcPr>
                <w:tcW w:w="1286" w:type="dxa"/>
              </w:tcPr>
            </w:tcPrChange>
          </w:tcPr>
          <w:p w:rsidR="005B62F2" w:rsidRPr="005B62F2" w:rsidRDefault="005B62F2" w:rsidP="00822932">
            <w:pPr>
              <w:rPr>
                <w:ins w:id="270" w:author="Windows User" w:date="2018-05-19T22:54:00Z"/>
                <w:rFonts w:ascii="Arial" w:hAnsi="Arial" w:cs="Arial"/>
                <w:sz w:val="28"/>
                <w:szCs w:val="28"/>
                <w:rPrChange w:id="271" w:author="Windows User" w:date="2018-05-19T22:54:00Z">
                  <w:rPr>
                    <w:ins w:id="272" w:author="Windows User" w:date="2018-05-19T22:54:00Z"/>
                  </w:rPr>
                </w:rPrChange>
              </w:rPr>
            </w:pPr>
          </w:p>
        </w:tc>
        <w:tc>
          <w:tcPr>
            <w:tcW w:w="1170" w:type="dxa"/>
            <w:tcPrChange w:id="273" w:author="Windows User" w:date="2018-05-19T22:56:00Z">
              <w:tcPr>
                <w:tcW w:w="1280" w:type="dxa"/>
              </w:tcPr>
            </w:tcPrChange>
          </w:tcPr>
          <w:p w:rsidR="005B62F2" w:rsidRPr="005B62F2" w:rsidRDefault="005B62F2" w:rsidP="00822932">
            <w:pPr>
              <w:rPr>
                <w:ins w:id="274" w:author="Windows User" w:date="2018-05-19T22:54:00Z"/>
                <w:rFonts w:ascii="Arial" w:hAnsi="Arial" w:cs="Arial"/>
                <w:sz w:val="28"/>
                <w:szCs w:val="28"/>
                <w:rPrChange w:id="275" w:author="Windows User" w:date="2018-05-19T22:54:00Z">
                  <w:rPr>
                    <w:ins w:id="276" w:author="Windows User" w:date="2018-05-19T22:54:00Z"/>
                  </w:rPr>
                </w:rPrChange>
              </w:rPr>
            </w:pPr>
          </w:p>
        </w:tc>
        <w:tc>
          <w:tcPr>
            <w:tcW w:w="1150" w:type="dxa"/>
            <w:tcPrChange w:id="277" w:author="Windows User" w:date="2018-05-19T22:56:00Z">
              <w:tcPr>
                <w:tcW w:w="1275" w:type="dxa"/>
              </w:tcPr>
            </w:tcPrChange>
          </w:tcPr>
          <w:p w:rsidR="005B62F2" w:rsidRPr="005B62F2" w:rsidRDefault="005B62F2" w:rsidP="00822932">
            <w:pPr>
              <w:rPr>
                <w:ins w:id="278" w:author="Windows User" w:date="2018-05-19T22:54:00Z"/>
                <w:rFonts w:ascii="Arial" w:hAnsi="Arial" w:cs="Arial"/>
                <w:sz w:val="28"/>
                <w:szCs w:val="28"/>
                <w:rPrChange w:id="279" w:author="Windows User" w:date="2018-05-19T22:54:00Z">
                  <w:rPr>
                    <w:ins w:id="280" w:author="Windows User" w:date="2018-05-19T22:54:00Z"/>
                  </w:rPr>
                </w:rPrChange>
              </w:rPr>
            </w:pPr>
          </w:p>
        </w:tc>
      </w:tr>
    </w:tbl>
    <w:p w:rsidR="00EE04F8" w:rsidRDefault="00EE04F8" w:rsidP="0013639C">
      <w:pPr>
        <w:rPr>
          <w:ins w:id="281" w:author="Windows User" w:date="2018-05-19T22:59:00Z"/>
          <w:rFonts w:ascii="Arial" w:hAnsi="Arial" w:cs="Arial"/>
          <w:sz w:val="28"/>
          <w:szCs w:val="28"/>
        </w:rPr>
      </w:pPr>
    </w:p>
    <w:p w:rsidR="005B62F2" w:rsidRDefault="005B62F2" w:rsidP="0013639C">
      <w:pPr>
        <w:rPr>
          <w:ins w:id="282" w:author="Windows User" w:date="2018-05-19T22:51:00Z"/>
          <w:rFonts w:ascii="Arial" w:hAnsi="Arial" w:cs="Arial"/>
          <w:sz w:val="28"/>
          <w:szCs w:val="28"/>
        </w:rPr>
      </w:pPr>
      <w:ins w:id="283" w:author="Windows User" w:date="2018-05-19T22:59:00Z">
        <w:r>
          <w:rPr>
            <w:noProof/>
          </w:rPr>
          <w:drawing>
            <wp:inline distT="0" distB="0" distL="0" distR="0" wp14:anchorId="44949485" wp14:editId="1312984C">
              <wp:extent cx="5943600" cy="2611120"/>
              <wp:effectExtent l="0" t="0" r="0" b="0"/>
              <wp:docPr id="8" name="Picture 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611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B62F2" w:rsidTr="00822932">
        <w:trPr>
          <w:ins w:id="284" w:author="Windows User" w:date="2018-05-19T22:58:00Z"/>
        </w:trPr>
        <w:tc>
          <w:tcPr>
            <w:tcW w:w="2337" w:type="dxa"/>
          </w:tcPr>
          <w:p w:rsidR="005B62F2" w:rsidRPr="005B62F2" w:rsidRDefault="005B62F2" w:rsidP="00822932">
            <w:pPr>
              <w:rPr>
                <w:ins w:id="285" w:author="Windows User" w:date="2018-05-19T22:58:00Z"/>
                <w:rFonts w:ascii="Arial" w:hAnsi="Arial" w:cs="Arial"/>
                <w:sz w:val="28"/>
                <w:szCs w:val="28"/>
                <w:rPrChange w:id="286" w:author="Windows User" w:date="2018-05-19T22:58:00Z">
                  <w:rPr>
                    <w:ins w:id="287" w:author="Windows User" w:date="2018-05-19T22:58:00Z"/>
                  </w:rPr>
                </w:rPrChange>
              </w:rPr>
            </w:pPr>
            <w:ins w:id="288" w:author="Windows User" w:date="2018-05-19T22:58:00Z">
              <w:r w:rsidRPr="005B62F2">
                <w:rPr>
                  <w:rFonts w:ascii="Arial" w:hAnsi="Arial" w:cs="Arial"/>
                  <w:sz w:val="28"/>
                  <w:szCs w:val="28"/>
                  <w:rPrChange w:id="289" w:author="Windows User" w:date="2018-05-19T22:58:00Z">
                    <w:rPr/>
                  </w:rPrChange>
                </w:rPr>
                <w:t>BC</w:t>
              </w:r>
            </w:ins>
          </w:p>
        </w:tc>
        <w:tc>
          <w:tcPr>
            <w:tcW w:w="2337" w:type="dxa"/>
          </w:tcPr>
          <w:p w:rsidR="005B62F2" w:rsidRPr="005B62F2" w:rsidRDefault="005B62F2" w:rsidP="00822932">
            <w:pPr>
              <w:rPr>
                <w:ins w:id="290" w:author="Windows User" w:date="2018-05-19T22:58:00Z"/>
                <w:rFonts w:ascii="Arial" w:hAnsi="Arial" w:cs="Arial"/>
                <w:sz w:val="28"/>
                <w:szCs w:val="28"/>
                <w:rPrChange w:id="291" w:author="Windows User" w:date="2018-05-19T22:58:00Z">
                  <w:rPr>
                    <w:ins w:id="292" w:author="Windows User" w:date="2018-05-19T22:58:00Z"/>
                  </w:rPr>
                </w:rPrChange>
              </w:rPr>
            </w:pPr>
            <w:proofErr w:type="spellStart"/>
            <w:ins w:id="293" w:author="Windows User" w:date="2018-05-19T22:58:00Z">
              <w:r w:rsidRPr="005B62F2">
                <w:rPr>
                  <w:rFonts w:ascii="Arial" w:hAnsi="Arial" w:cs="Arial"/>
                  <w:sz w:val="28"/>
                  <w:szCs w:val="28"/>
                  <w:rPrChange w:id="294" w:author="Windows User" w:date="2018-05-19T22:58:00Z">
                    <w:rPr/>
                  </w:rPrChange>
                </w:rPr>
                <w:t>Tên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295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296" w:author="Windows User" w:date="2018-05-19T22:58:00Z">
                    <w:rPr/>
                  </w:rPrChange>
                </w:rPr>
                <w:t>biến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297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298" w:author="Windows User" w:date="2018-05-19T22:58:00Z">
                    <w:rPr/>
                  </w:rPrChange>
                </w:rPr>
                <w:t>cố</w:t>
              </w:r>
              <w:proofErr w:type="spellEnd"/>
            </w:ins>
          </w:p>
        </w:tc>
        <w:tc>
          <w:tcPr>
            <w:tcW w:w="2338" w:type="dxa"/>
          </w:tcPr>
          <w:p w:rsidR="005B62F2" w:rsidRPr="005B62F2" w:rsidRDefault="005B62F2" w:rsidP="00822932">
            <w:pPr>
              <w:rPr>
                <w:ins w:id="299" w:author="Windows User" w:date="2018-05-19T22:58:00Z"/>
                <w:rFonts w:ascii="Arial" w:hAnsi="Arial" w:cs="Arial"/>
                <w:sz w:val="28"/>
                <w:szCs w:val="28"/>
                <w:rPrChange w:id="300" w:author="Windows User" w:date="2018-05-19T22:58:00Z">
                  <w:rPr>
                    <w:ins w:id="301" w:author="Windows User" w:date="2018-05-19T22:58:00Z"/>
                  </w:rPr>
                </w:rPrChange>
              </w:rPr>
            </w:pPr>
            <w:proofErr w:type="spellStart"/>
            <w:ins w:id="302" w:author="Windows User" w:date="2018-05-19T22:58:00Z">
              <w:r w:rsidRPr="005B62F2">
                <w:rPr>
                  <w:rFonts w:ascii="Arial" w:hAnsi="Arial" w:cs="Arial"/>
                  <w:sz w:val="28"/>
                  <w:szCs w:val="28"/>
                  <w:rPrChange w:id="303" w:author="Windows User" w:date="2018-05-19T22:58:00Z">
                    <w:rPr/>
                  </w:rPrChange>
                </w:rPr>
                <w:t>Điều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04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05" w:author="Windows User" w:date="2018-05-19T22:58:00Z">
                    <w:rPr/>
                  </w:rPrChange>
                </w:rPr>
                <w:t>kiện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06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07" w:author="Windows User" w:date="2018-05-19T22:58:00Z">
                    <w:rPr/>
                  </w:rPrChange>
                </w:rPr>
                <w:t>kích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08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09" w:author="Windows User" w:date="2018-05-19T22:58:00Z">
                    <w:rPr/>
                  </w:rPrChange>
                </w:rPr>
                <w:t>hoạt</w:t>
              </w:r>
              <w:proofErr w:type="spellEnd"/>
            </w:ins>
          </w:p>
        </w:tc>
        <w:tc>
          <w:tcPr>
            <w:tcW w:w="2338" w:type="dxa"/>
          </w:tcPr>
          <w:p w:rsidR="005B62F2" w:rsidRPr="005B62F2" w:rsidRDefault="005B62F2" w:rsidP="00822932">
            <w:pPr>
              <w:rPr>
                <w:ins w:id="310" w:author="Windows User" w:date="2018-05-19T22:58:00Z"/>
                <w:rFonts w:ascii="Arial" w:hAnsi="Arial" w:cs="Arial"/>
                <w:sz w:val="28"/>
                <w:szCs w:val="28"/>
                <w:rPrChange w:id="311" w:author="Windows User" w:date="2018-05-19T22:58:00Z">
                  <w:rPr>
                    <w:ins w:id="312" w:author="Windows User" w:date="2018-05-19T22:58:00Z"/>
                  </w:rPr>
                </w:rPrChange>
              </w:rPr>
            </w:pPr>
            <w:proofErr w:type="spellStart"/>
            <w:ins w:id="313" w:author="Windows User" w:date="2018-05-19T22:58:00Z">
              <w:r w:rsidRPr="005B62F2">
                <w:rPr>
                  <w:rFonts w:ascii="Arial" w:hAnsi="Arial" w:cs="Arial"/>
                  <w:sz w:val="28"/>
                  <w:szCs w:val="28"/>
                  <w:rPrChange w:id="314" w:author="Windows User" w:date="2018-05-19T22:58:00Z">
                    <w:rPr/>
                  </w:rPrChange>
                </w:rPr>
                <w:t>Ghi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15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16" w:author="Windows User" w:date="2018-05-19T22:58:00Z">
                    <w:rPr/>
                  </w:rPrChange>
                </w:rPr>
                <w:t>chú</w:t>
              </w:r>
              <w:proofErr w:type="spellEnd"/>
            </w:ins>
          </w:p>
        </w:tc>
      </w:tr>
      <w:tr w:rsidR="005B62F2" w:rsidTr="00822932">
        <w:trPr>
          <w:ins w:id="317" w:author="Windows User" w:date="2018-05-19T22:58:00Z"/>
        </w:trPr>
        <w:tc>
          <w:tcPr>
            <w:tcW w:w="2337" w:type="dxa"/>
          </w:tcPr>
          <w:p w:rsidR="005B62F2" w:rsidRPr="005B62F2" w:rsidRDefault="001A2C5E" w:rsidP="00822932">
            <w:pPr>
              <w:rPr>
                <w:ins w:id="318" w:author="Windows User" w:date="2018-05-19T22:58:00Z"/>
                <w:rFonts w:ascii="Arial" w:hAnsi="Arial" w:cs="Arial"/>
                <w:sz w:val="28"/>
                <w:szCs w:val="28"/>
                <w:rPrChange w:id="319" w:author="Windows User" w:date="2018-05-19T22:58:00Z">
                  <w:rPr>
                    <w:ins w:id="320" w:author="Windows User" w:date="2018-05-19T22:58:00Z"/>
                  </w:rPr>
                </w:rPrChange>
              </w:rPr>
            </w:pPr>
            <w:ins w:id="321" w:author="Windows User" w:date="2018-05-19T22:58:00Z">
              <w:r>
                <w:rPr>
                  <w:rFonts w:ascii="Arial" w:hAnsi="Arial" w:cs="Arial"/>
                  <w:sz w:val="28"/>
                  <w:szCs w:val="28"/>
                  <w:rPrChange w:id="322" w:author="Windows User" w:date="2018-05-19T22:58:00Z">
                    <w:rPr>
                      <w:rFonts w:ascii="Arial" w:hAnsi="Arial" w:cs="Arial"/>
                      <w:sz w:val="28"/>
                      <w:szCs w:val="28"/>
                    </w:rPr>
                  </w:rPrChange>
                </w:rPr>
                <w:t>1</w:t>
              </w:r>
            </w:ins>
          </w:p>
        </w:tc>
        <w:tc>
          <w:tcPr>
            <w:tcW w:w="2337" w:type="dxa"/>
          </w:tcPr>
          <w:p w:rsidR="005B62F2" w:rsidRPr="005B62F2" w:rsidRDefault="005B62F2" w:rsidP="00822932">
            <w:pPr>
              <w:rPr>
                <w:ins w:id="323" w:author="Windows User" w:date="2018-05-19T22:58:00Z"/>
                <w:rFonts w:ascii="Arial" w:hAnsi="Arial" w:cs="Arial"/>
                <w:sz w:val="28"/>
                <w:szCs w:val="28"/>
                <w:rPrChange w:id="324" w:author="Windows User" w:date="2018-05-19T22:58:00Z">
                  <w:rPr>
                    <w:ins w:id="325" w:author="Windows User" w:date="2018-05-19T22:58:00Z"/>
                  </w:rPr>
                </w:rPrChange>
              </w:rPr>
            </w:pPr>
            <w:proofErr w:type="spellStart"/>
            <w:ins w:id="326" w:author="Windows User" w:date="2018-05-19T22:58:00Z"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  <w:proofErr w:type="spellStart"/>
            <w:ins w:id="327" w:author="Windows User" w:date="2018-05-19T22:59:00Z">
              <w:r>
                <w:rPr>
                  <w:rFonts w:ascii="Arial" w:hAnsi="Arial" w:cs="Arial"/>
                  <w:sz w:val="28"/>
                  <w:szCs w:val="28"/>
                </w:rPr>
                <w:t>theo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khoa</w:t>
              </w:r>
            </w:ins>
            <w:proofErr w:type="spellEnd"/>
          </w:p>
        </w:tc>
        <w:tc>
          <w:tcPr>
            <w:tcW w:w="2338" w:type="dxa"/>
          </w:tcPr>
          <w:p w:rsidR="005B62F2" w:rsidRPr="005B62F2" w:rsidRDefault="005B62F2" w:rsidP="00822932">
            <w:pPr>
              <w:rPr>
                <w:ins w:id="328" w:author="Windows User" w:date="2018-05-19T22:58:00Z"/>
                <w:rFonts w:ascii="Arial" w:hAnsi="Arial" w:cs="Arial"/>
                <w:sz w:val="28"/>
                <w:szCs w:val="28"/>
                <w:rPrChange w:id="329" w:author="Windows User" w:date="2018-05-19T22:58:00Z">
                  <w:rPr>
                    <w:ins w:id="330" w:author="Windows User" w:date="2018-05-19T22:58:00Z"/>
                  </w:rPr>
                </w:rPrChange>
              </w:rPr>
            </w:pPr>
            <w:proofErr w:type="spellStart"/>
            <w:ins w:id="331" w:author="Windows User" w:date="2018-05-19T22:58:00Z">
              <w:r w:rsidRPr="005B62F2">
                <w:rPr>
                  <w:rFonts w:ascii="Arial" w:hAnsi="Arial" w:cs="Arial"/>
                  <w:sz w:val="28"/>
                  <w:szCs w:val="28"/>
                  <w:rPrChange w:id="332" w:author="Windows User" w:date="2018-05-19T22:58:00Z">
                    <w:rPr/>
                  </w:rPrChange>
                </w:rPr>
                <w:t>Khi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33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34" w:author="Windows User" w:date="2018-05-19T22:58:00Z">
                    <w:rPr/>
                  </w:rPrChange>
                </w:rPr>
                <w:t>ng</w:t>
              </w:r>
            </w:ins>
            <w:ins w:id="335" w:author="Windows User" w:date="2018-05-19T22:59:00Z">
              <w:r>
                <w:rPr>
                  <w:rFonts w:ascii="Arial" w:hAnsi="Arial" w:cs="Arial"/>
                  <w:sz w:val="28"/>
                  <w:szCs w:val="28"/>
                </w:rPr>
                <w:t>ười</w:t>
              </w:r>
            </w:ins>
            <w:proofErr w:type="spellEnd"/>
            <w:ins w:id="336" w:author="Windows User" w:date="2018-05-19T22:58:00Z">
              <w:r w:rsidRPr="005B62F2">
                <w:rPr>
                  <w:rFonts w:ascii="Arial" w:hAnsi="Arial" w:cs="Arial"/>
                  <w:sz w:val="28"/>
                  <w:szCs w:val="28"/>
                  <w:rPrChange w:id="337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38" w:author="Windows User" w:date="2018-05-19T22:58:00Z">
                    <w:rPr/>
                  </w:rPrChange>
                </w:rPr>
                <w:t>dùng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39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40" w:author="Windows User" w:date="2018-05-19T22:58:00Z">
                    <w:rPr/>
                  </w:rPrChange>
                </w:rPr>
                <w:t>bấm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41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42" w:author="Windows User" w:date="2018-05-19T22:58:00Z">
                    <w:rPr/>
                  </w:rPrChange>
                </w:rPr>
                <w:t>chọ</w:t>
              </w:r>
              <w:r>
                <w:rPr>
                  <w:rFonts w:ascii="Arial" w:hAnsi="Arial" w:cs="Arial"/>
                  <w:sz w:val="28"/>
                  <w:szCs w:val="28"/>
                </w:rPr>
                <w:t>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  <w:r w:rsidR="00F84AF9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F84AF9">
                <w:rPr>
                  <w:rFonts w:ascii="Arial" w:hAnsi="Arial" w:cs="Arial"/>
                  <w:sz w:val="28"/>
                  <w:szCs w:val="28"/>
                </w:rPr>
                <w:t>trên</w:t>
              </w:r>
              <w:proofErr w:type="spellEnd"/>
              <w:r w:rsidR="00F84AF9">
                <w:rPr>
                  <w:rFonts w:ascii="Arial" w:hAnsi="Arial" w:cs="Arial"/>
                  <w:sz w:val="28"/>
                  <w:szCs w:val="28"/>
                </w:rPr>
                <w:t xml:space="preserve"> menu </w:t>
              </w:r>
            </w:ins>
          </w:p>
        </w:tc>
        <w:tc>
          <w:tcPr>
            <w:tcW w:w="2338" w:type="dxa"/>
          </w:tcPr>
          <w:p w:rsidR="005B62F2" w:rsidRPr="005B62F2" w:rsidRDefault="005B62F2" w:rsidP="00822932">
            <w:pPr>
              <w:rPr>
                <w:ins w:id="343" w:author="Windows User" w:date="2018-05-19T22:58:00Z"/>
                <w:rFonts w:ascii="Arial" w:hAnsi="Arial" w:cs="Arial"/>
                <w:sz w:val="28"/>
                <w:szCs w:val="28"/>
                <w:rPrChange w:id="344" w:author="Windows User" w:date="2018-05-19T22:58:00Z">
                  <w:rPr>
                    <w:ins w:id="345" w:author="Windows User" w:date="2018-05-19T22:58:00Z"/>
                  </w:rPr>
                </w:rPrChange>
              </w:rPr>
            </w:pPr>
          </w:p>
        </w:tc>
      </w:tr>
      <w:tr w:rsidR="005B62F2" w:rsidTr="00822932">
        <w:trPr>
          <w:ins w:id="346" w:author="Windows User" w:date="2018-05-19T22:58:00Z"/>
        </w:trPr>
        <w:tc>
          <w:tcPr>
            <w:tcW w:w="2337" w:type="dxa"/>
          </w:tcPr>
          <w:p w:rsidR="005B62F2" w:rsidRPr="005B62F2" w:rsidRDefault="001A2C5E" w:rsidP="00822932">
            <w:pPr>
              <w:rPr>
                <w:ins w:id="347" w:author="Windows User" w:date="2018-05-19T22:58:00Z"/>
                <w:rFonts w:ascii="Arial" w:hAnsi="Arial" w:cs="Arial"/>
                <w:sz w:val="28"/>
                <w:szCs w:val="28"/>
                <w:rPrChange w:id="348" w:author="Windows User" w:date="2018-05-19T22:58:00Z">
                  <w:rPr>
                    <w:ins w:id="349" w:author="Windows User" w:date="2018-05-19T22:58:00Z"/>
                  </w:rPr>
                </w:rPrChange>
              </w:rPr>
            </w:pPr>
            <w:ins w:id="350" w:author="Windows User" w:date="2018-05-19T22:58:00Z">
              <w:r>
                <w:rPr>
                  <w:rFonts w:ascii="Arial" w:hAnsi="Arial" w:cs="Arial"/>
                  <w:sz w:val="28"/>
                  <w:szCs w:val="28"/>
                </w:rPr>
                <w:t>2</w:t>
              </w:r>
            </w:ins>
          </w:p>
        </w:tc>
        <w:tc>
          <w:tcPr>
            <w:tcW w:w="2337" w:type="dxa"/>
          </w:tcPr>
          <w:p w:rsidR="005B62F2" w:rsidRPr="005B62F2" w:rsidRDefault="005B62F2" w:rsidP="00822932">
            <w:pPr>
              <w:rPr>
                <w:ins w:id="351" w:author="Windows User" w:date="2018-05-19T22:58:00Z"/>
                <w:rFonts w:ascii="Arial" w:hAnsi="Arial" w:cs="Arial"/>
                <w:sz w:val="28"/>
                <w:szCs w:val="28"/>
                <w:rPrChange w:id="352" w:author="Windows User" w:date="2018-05-19T22:58:00Z">
                  <w:rPr>
                    <w:ins w:id="353" w:author="Windows User" w:date="2018-05-19T22:58:00Z"/>
                  </w:rPr>
                </w:rPrChange>
              </w:rPr>
            </w:pPr>
            <w:ins w:id="354" w:author="Windows User" w:date="2018-05-19T22:58:00Z">
              <w:r w:rsidRPr="005B62F2">
                <w:rPr>
                  <w:rFonts w:ascii="Arial" w:hAnsi="Arial" w:cs="Arial"/>
                  <w:sz w:val="28"/>
                  <w:szCs w:val="28"/>
                  <w:rPrChange w:id="355" w:author="Windows User" w:date="2018-05-19T22:58:00Z">
                    <w:rPr/>
                  </w:rPrChange>
                </w:rPr>
                <w:t xml:space="preserve">Search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56" w:author="Windows User" w:date="2018-05-19T22:58:00Z">
                    <w:rPr/>
                  </w:rPrChange>
                </w:rPr>
                <w:t>sách</w:t>
              </w:r>
              <w:proofErr w:type="spellEnd"/>
            </w:ins>
          </w:p>
        </w:tc>
        <w:tc>
          <w:tcPr>
            <w:tcW w:w="2338" w:type="dxa"/>
          </w:tcPr>
          <w:p w:rsidR="005B62F2" w:rsidRPr="005B62F2" w:rsidRDefault="005B62F2">
            <w:pPr>
              <w:rPr>
                <w:ins w:id="357" w:author="Windows User" w:date="2018-05-19T22:58:00Z"/>
                <w:rFonts w:ascii="Arial" w:hAnsi="Arial" w:cs="Arial"/>
                <w:sz w:val="28"/>
                <w:szCs w:val="28"/>
                <w:rPrChange w:id="358" w:author="Windows User" w:date="2018-05-19T22:58:00Z">
                  <w:rPr>
                    <w:ins w:id="359" w:author="Windows User" w:date="2018-05-19T22:58:00Z"/>
                  </w:rPr>
                </w:rPrChange>
              </w:rPr>
            </w:pPr>
            <w:proofErr w:type="spellStart"/>
            <w:ins w:id="360" w:author="Windows User" w:date="2018-05-19T22:58:00Z">
              <w:r w:rsidRPr="005B62F2">
                <w:rPr>
                  <w:rFonts w:ascii="Arial" w:hAnsi="Arial" w:cs="Arial"/>
                  <w:sz w:val="28"/>
                  <w:szCs w:val="28"/>
                  <w:rPrChange w:id="361" w:author="Windows User" w:date="2018-05-19T22:58:00Z">
                    <w:rPr/>
                  </w:rPrChange>
                </w:rPr>
                <w:t>Khi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62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63" w:author="Windows User" w:date="2018-05-19T22:58:00Z">
                    <w:rPr/>
                  </w:rPrChange>
                </w:rPr>
                <w:t>nhập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64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65" w:author="Windows User" w:date="2018-05-19T22:58:00Z">
                    <w:rPr/>
                  </w:rPrChange>
                </w:rPr>
                <w:t>thông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66" w:author="Windows User" w:date="2018-05-19T22:58:00Z">
                    <w:rPr/>
                  </w:rPrChange>
                </w:rPr>
                <w:t xml:space="preserve"> tin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67" w:author="Windows User" w:date="2018-05-19T22:58:00Z">
                    <w:rPr/>
                  </w:rPrChange>
                </w:rPr>
                <w:t>sách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68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69" w:author="Windows User" w:date="2018-05-19T22:58:00Z">
                    <w:rPr/>
                  </w:rPrChange>
                </w:rPr>
                <w:t>cần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70" w:author="Windows User" w:date="2018-05-19T22:58:00Z">
                    <w:rPr/>
                  </w:rPrChange>
                </w:rPr>
                <w:t xml:space="preserve"> search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71" w:author="Windows User" w:date="2018-05-19T22:58:00Z">
                    <w:rPr/>
                  </w:rPrChange>
                </w:rPr>
                <w:t>trên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72" w:author="Windows User" w:date="2018-05-19T22:58:00Z">
                    <w:rPr/>
                  </w:rPrChange>
                </w:rPr>
                <w:t xml:space="preserve"> text </w:t>
              </w:r>
            </w:ins>
          </w:p>
        </w:tc>
        <w:tc>
          <w:tcPr>
            <w:tcW w:w="2338" w:type="dxa"/>
          </w:tcPr>
          <w:p w:rsidR="005B62F2" w:rsidRPr="005B62F2" w:rsidRDefault="005B62F2" w:rsidP="00822932">
            <w:pPr>
              <w:rPr>
                <w:ins w:id="373" w:author="Windows User" w:date="2018-05-19T22:58:00Z"/>
                <w:rFonts w:ascii="Arial" w:hAnsi="Arial" w:cs="Arial"/>
                <w:sz w:val="28"/>
                <w:szCs w:val="28"/>
                <w:rPrChange w:id="374" w:author="Windows User" w:date="2018-05-19T22:58:00Z">
                  <w:rPr>
                    <w:ins w:id="375" w:author="Windows User" w:date="2018-05-19T22:58:00Z"/>
                  </w:rPr>
                </w:rPrChange>
              </w:rPr>
            </w:pPr>
          </w:p>
        </w:tc>
      </w:tr>
      <w:tr w:rsidR="005B62F2" w:rsidTr="00822932">
        <w:trPr>
          <w:ins w:id="376" w:author="Windows User" w:date="2018-05-19T22:58:00Z"/>
        </w:trPr>
        <w:tc>
          <w:tcPr>
            <w:tcW w:w="2337" w:type="dxa"/>
          </w:tcPr>
          <w:p w:rsidR="005B62F2" w:rsidRPr="005B62F2" w:rsidRDefault="001A2C5E" w:rsidP="00822932">
            <w:pPr>
              <w:rPr>
                <w:ins w:id="377" w:author="Windows User" w:date="2018-05-19T22:58:00Z"/>
                <w:rFonts w:ascii="Arial" w:hAnsi="Arial" w:cs="Arial"/>
                <w:sz w:val="28"/>
                <w:szCs w:val="28"/>
                <w:rPrChange w:id="378" w:author="Windows User" w:date="2018-05-19T22:58:00Z">
                  <w:rPr>
                    <w:ins w:id="379" w:author="Windows User" w:date="2018-05-19T22:58:00Z"/>
                  </w:rPr>
                </w:rPrChange>
              </w:rPr>
            </w:pPr>
            <w:ins w:id="380" w:author="Windows User" w:date="2018-05-19T22:58:00Z">
              <w:r>
                <w:rPr>
                  <w:rFonts w:ascii="Arial" w:hAnsi="Arial" w:cs="Arial"/>
                  <w:sz w:val="28"/>
                  <w:szCs w:val="28"/>
                </w:rPr>
                <w:t>3</w:t>
              </w:r>
            </w:ins>
          </w:p>
        </w:tc>
        <w:tc>
          <w:tcPr>
            <w:tcW w:w="2337" w:type="dxa"/>
          </w:tcPr>
          <w:p w:rsidR="005B62F2" w:rsidRPr="005B62F2" w:rsidRDefault="005B62F2" w:rsidP="00822932">
            <w:pPr>
              <w:rPr>
                <w:ins w:id="381" w:author="Windows User" w:date="2018-05-19T22:58:00Z"/>
                <w:rFonts w:ascii="Arial" w:hAnsi="Arial" w:cs="Arial"/>
                <w:sz w:val="28"/>
                <w:szCs w:val="28"/>
                <w:rPrChange w:id="382" w:author="Windows User" w:date="2018-05-19T22:58:00Z">
                  <w:rPr>
                    <w:ins w:id="383" w:author="Windows User" w:date="2018-05-19T22:58:00Z"/>
                  </w:rPr>
                </w:rPrChange>
              </w:rPr>
            </w:pPr>
            <w:proofErr w:type="spellStart"/>
            <w:ins w:id="384" w:author="Windows User" w:date="2018-05-19T22:58:00Z">
              <w:r w:rsidRPr="005B62F2">
                <w:rPr>
                  <w:rFonts w:ascii="Arial" w:hAnsi="Arial" w:cs="Arial"/>
                  <w:sz w:val="28"/>
                  <w:szCs w:val="28"/>
                  <w:rPrChange w:id="385" w:author="Windows User" w:date="2018-05-19T22:58:00Z">
                    <w:rPr/>
                  </w:rPrChange>
                </w:rPr>
                <w:t>Hiển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86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87" w:author="Windows User" w:date="2018-05-19T22:58:00Z">
                    <w:rPr/>
                  </w:rPrChange>
                </w:rPr>
                <w:t>thị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88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89" w:author="Windows User" w:date="2018-05-19T22:58:00Z">
                    <w:rPr/>
                  </w:rPrChange>
                </w:rPr>
                <w:t>danh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90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91" w:author="Windows User" w:date="2018-05-19T22:58:00Z">
                    <w:rPr/>
                  </w:rPrChange>
                </w:rPr>
                <w:t>sách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92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393" w:author="Windows User" w:date="2018-05-19T22:58:00Z">
                    <w:rPr/>
                  </w:rPrChange>
                </w:rPr>
                <w:t>sách</w:t>
              </w:r>
              <w:proofErr w:type="spellEnd"/>
            </w:ins>
          </w:p>
        </w:tc>
        <w:tc>
          <w:tcPr>
            <w:tcW w:w="2338" w:type="dxa"/>
          </w:tcPr>
          <w:p w:rsidR="005B62F2" w:rsidRPr="005B62F2" w:rsidRDefault="005B62F2">
            <w:pPr>
              <w:rPr>
                <w:ins w:id="394" w:author="Windows User" w:date="2018-05-19T22:58:00Z"/>
                <w:rFonts w:ascii="Arial" w:hAnsi="Arial" w:cs="Arial"/>
                <w:sz w:val="28"/>
                <w:szCs w:val="28"/>
                <w:rPrChange w:id="395" w:author="Windows User" w:date="2018-05-19T22:58:00Z">
                  <w:rPr>
                    <w:ins w:id="396" w:author="Windows User" w:date="2018-05-19T22:58:00Z"/>
                  </w:rPr>
                </w:rPrChange>
              </w:rPr>
            </w:pPr>
            <w:proofErr w:type="spellStart"/>
            <w:ins w:id="397" w:author="Windows User" w:date="2018-05-19T22:58:00Z">
              <w:r w:rsidRPr="005B62F2">
                <w:rPr>
                  <w:rFonts w:ascii="Arial" w:hAnsi="Arial" w:cs="Arial"/>
                  <w:sz w:val="28"/>
                  <w:szCs w:val="28"/>
                  <w:rPrChange w:id="398" w:author="Windows User" w:date="2018-05-19T22:58:00Z">
                    <w:rPr/>
                  </w:rPrChange>
                </w:rPr>
                <w:t>Khi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399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400" w:author="Windows User" w:date="2018-05-19T22:58:00Z">
                    <w:rPr/>
                  </w:rPrChange>
                </w:rPr>
                <w:t>bấm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401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402" w:author="Windows User" w:date="2018-05-19T22:58:00Z">
                    <w:rPr/>
                  </w:rPrChange>
                </w:rPr>
                <w:t>chọ</w:t>
              </w:r>
              <w:r>
                <w:rPr>
                  <w:rFonts w:ascii="Arial" w:hAnsi="Arial" w:cs="Arial"/>
                  <w:sz w:val="28"/>
                  <w:szCs w:val="28"/>
                </w:rPr>
                <w:t>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r w:rsidRPr="005B62F2">
                <w:rPr>
                  <w:rFonts w:ascii="Arial" w:hAnsi="Arial" w:cs="Arial"/>
                  <w:sz w:val="28"/>
                  <w:szCs w:val="28"/>
                  <w:rPrChange w:id="403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404" w:author="Windows User" w:date="2018-05-19T22:58:00Z">
                    <w:rPr/>
                  </w:rPrChange>
                </w:rPr>
                <w:t>loại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405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406" w:author="Windows User" w:date="2018-05-19T22:58:00Z">
                    <w:rPr/>
                  </w:rPrChange>
                </w:rPr>
                <w:t>sách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407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408" w:author="Windows User" w:date="2018-05-19T22:58:00Z">
                    <w:rPr/>
                  </w:rPrChange>
                </w:rPr>
                <w:t>hoặc</w:t>
              </w:r>
              <w:proofErr w:type="spellEnd"/>
              <w:r w:rsidRPr="005B62F2">
                <w:rPr>
                  <w:rFonts w:ascii="Arial" w:hAnsi="Arial" w:cs="Arial"/>
                  <w:sz w:val="28"/>
                  <w:szCs w:val="28"/>
                  <w:rPrChange w:id="409" w:author="Windows User" w:date="2018-05-19T22:58:00Z">
                    <w:rPr/>
                  </w:rPrChange>
                </w:rPr>
                <w:t xml:space="preserve"> </w:t>
              </w:r>
              <w:proofErr w:type="spellStart"/>
              <w:r w:rsidRPr="005B62F2">
                <w:rPr>
                  <w:rFonts w:ascii="Arial" w:hAnsi="Arial" w:cs="Arial"/>
                  <w:sz w:val="28"/>
                  <w:szCs w:val="28"/>
                  <w:rPrChange w:id="410" w:author="Windows User" w:date="2018-05-19T22:58:00Z">
                    <w:rPr/>
                  </w:rPrChange>
                </w:rPr>
                <w:t>k</w:t>
              </w:r>
              <w:r>
                <w:rPr>
                  <w:rFonts w:ascii="Arial" w:hAnsi="Arial" w:cs="Arial"/>
                  <w:sz w:val="28"/>
                  <w:szCs w:val="28"/>
                </w:rPr>
                <w:t>hi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search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trên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thanh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r w:rsidRPr="005B62F2">
                <w:rPr>
                  <w:rFonts w:ascii="Arial" w:hAnsi="Arial" w:cs="Arial"/>
                  <w:sz w:val="28"/>
                  <w:szCs w:val="28"/>
                  <w:rPrChange w:id="411" w:author="Windows User" w:date="2018-05-19T22:58:00Z">
                    <w:rPr/>
                  </w:rPrChange>
                </w:rPr>
                <w:t xml:space="preserve"> text Search</w:t>
              </w:r>
            </w:ins>
          </w:p>
        </w:tc>
        <w:tc>
          <w:tcPr>
            <w:tcW w:w="2338" w:type="dxa"/>
          </w:tcPr>
          <w:p w:rsidR="005B62F2" w:rsidRPr="005B62F2" w:rsidRDefault="005B62F2" w:rsidP="00822932">
            <w:pPr>
              <w:rPr>
                <w:ins w:id="412" w:author="Windows User" w:date="2018-05-19T22:58:00Z"/>
                <w:rFonts w:ascii="Arial" w:hAnsi="Arial" w:cs="Arial"/>
                <w:sz w:val="28"/>
                <w:szCs w:val="28"/>
                <w:rPrChange w:id="413" w:author="Windows User" w:date="2018-05-19T22:58:00Z">
                  <w:rPr>
                    <w:ins w:id="414" w:author="Windows User" w:date="2018-05-19T22:58:00Z"/>
                  </w:rPr>
                </w:rPrChange>
              </w:rPr>
            </w:pPr>
          </w:p>
        </w:tc>
      </w:tr>
    </w:tbl>
    <w:p w:rsidR="00EE04F8" w:rsidRDefault="005B62F2" w:rsidP="0013639C">
      <w:pPr>
        <w:rPr>
          <w:ins w:id="415" w:author="Windows User" w:date="2018-05-19T23:02:00Z"/>
          <w:rFonts w:ascii="Arial" w:hAnsi="Arial" w:cs="Arial"/>
          <w:sz w:val="28"/>
          <w:szCs w:val="28"/>
        </w:rPr>
      </w:pPr>
      <w:ins w:id="416" w:author="Windows User" w:date="2018-05-19T23:02:00Z">
        <w:r>
          <w:rPr>
            <w:noProof/>
          </w:rPr>
          <w:lastRenderedPageBreak/>
          <w:drawing>
            <wp:inline distT="0" distB="0" distL="0" distR="0" wp14:anchorId="0FA814D5" wp14:editId="6D43631C">
              <wp:extent cx="5943600" cy="2798445"/>
              <wp:effectExtent l="0" t="0" r="0" b="1905"/>
              <wp:docPr id="9" name="Picture 9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79844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7"/>
        <w:gridCol w:w="1773"/>
        <w:gridCol w:w="1149"/>
        <w:gridCol w:w="1742"/>
        <w:gridCol w:w="1193"/>
        <w:gridCol w:w="1173"/>
        <w:gridCol w:w="1153"/>
      </w:tblGrid>
      <w:tr w:rsidR="00F84AF9" w:rsidRPr="00F84AF9" w:rsidTr="00F84AF9">
        <w:trPr>
          <w:ins w:id="417" w:author="Windows User" w:date="2018-05-19T23:02:00Z"/>
        </w:trPr>
        <w:tc>
          <w:tcPr>
            <w:tcW w:w="1167" w:type="dxa"/>
          </w:tcPr>
          <w:p w:rsidR="005B62F2" w:rsidRPr="00F84AF9" w:rsidRDefault="005B62F2" w:rsidP="00822932">
            <w:pPr>
              <w:rPr>
                <w:ins w:id="418" w:author="Windows User" w:date="2018-05-19T23:02:00Z"/>
                <w:rFonts w:ascii="Arial" w:hAnsi="Arial" w:cs="Arial"/>
                <w:sz w:val="28"/>
                <w:szCs w:val="28"/>
                <w:rPrChange w:id="419" w:author="Windows User" w:date="2018-05-19T23:03:00Z">
                  <w:rPr>
                    <w:ins w:id="420" w:author="Windows User" w:date="2018-05-19T23:02:00Z"/>
                  </w:rPr>
                </w:rPrChange>
              </w:rPr>
            </w:pPr>
            <w:ins w:id="421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422" w:author="Windows User" w:date="2018-05-19T23:03:00Z">
                    <w:rPr/>
                  </w:rPrChange>
                </w:rPr>
                <w:t>STT</w:t>
              </w:r>
            </w:ins>
          </w:p>
        </w:tc>
        <w:tc>
          <w:tcPr>
            <w:tcW w:w="1773" w:type="dxa"/>
          </w:tcPr>
          <w:p w:rsidR="005B62F2" w:rsidRPr="00F84AF9" w:rsidRDefault="005B62F2" w:rsidP="00822932">
            <w:pPr>
              <w:rPr>
                <w:ins w:id="423" w:author="Windows User" w:date="2018-05-19T23:02:00Z"/>
                <w:rFonts w:ascii="Arial" w:hAnsi="Arial" w:cs="Arial"/>
                <w:sz w:val="28"/>
                <w:szCs w:val="28"/>
                <w:rPrChange w:id="424" w:author="Windows User" w:date="2018-05-19T23:03:00Z">
                  <w:rPr>
                    <w:ins w:id="425" w:author="Windows User" w:date="2018-05-19T23:02:00Z"/>
                  </w:rPr>
                </w:rPrChange>
              </w:rPr>
            </w:pPr>
            <w:proofErr w:type="spellStart"/>
            <w:ins w:id="426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427" w:author="Windows User" w:date="2018-05-19T23:03:00Z">
                    <w:rPr/>
                  </w:rPrChange>
                </w:rPr>
                <w:t>Tên</w:t>
              </w:r>
              <w:proofErr w:type="spellEnd"/>
            </w:ins>
          </w:p>
        </w:tc>
        <w:tc>
          <w:tcPr>
            <w:tcW w:w="1149" w:type="dxa"/>
          </w:tcPr>
          <w:p w:rsidR="005B62F2" w:rsidRPr="00F84AF9" w:rsidRDefault="005B62F2" w:rsidP="00822932">
            <w:pPr>
              <w:rPr>
                <w:ins w:id="428" w:author="Windows User" w:date="2018-05-19T23:02:00Z"/>
                <w:rFonts w:ascii="Arial" w:hAnsi="Arial" w:cs="Arial"/>
                <w:sz w:val="28"/>
                <w:szCs w:val="28"/>
                <w:rPrChange w:id="429" w:author="Windows User" w:date="2018-05-19T23:03:00Z">
                  <w:rPr>
                    <w:ins w:id="430" w:author="Windows User" w:date="2018-05-19T23:02:00Z"/>
                  </w:rPr>
                </w:rPrChange>
              </w:rPr>
            </w:pPr>
            <w:proofErr w:type="spellStart"/>
            <w:ins w:id="431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432" w:author="Windows User" w:date="2018-05-19T23:03:00Z">
                    <w:rPr/>
                  </w:rPrChange>
                </w:rPr>
                <w:t>Kiểu</w:t>
              </w:r>
              <w:proofErr w:type="spellEnd"/>
            </w:ins>
          </w:p>
        </w:tc>
        <w:tc>
          <w:tcPr>
            <w:tcW w:w="1742" w:type="dxa"/>
          </w:tcPr>
          <w:p w:rsidR="005B62F2" w:rsidRPr="00F84AF9" w:rsidRDefault="005B62F2" w:rsidP="00822932">
            <w:pPr>
              <w:rPr>
                <w:ins w:id="433" w:author="Windows User" w:date="2018-05-19T23:02:00Z"/>
                <w:rFonts w:ascii="Arial" w:hAnsi="Arial" w:cs="Arial"/>
                <w:sz w:val="28"/>
                <w:szCs w:val="28"/>
                <w:rPrChange w:id="434" w:author="Windows User" w:date="2018-05-19T23:03:00Z">
                  <w:rPr>
                    <w:ins w:id="435" w:author="Windows User" w:date="2018-05-19T23:02:00Z"/>
                  </w:rPr>
                </w:rPrChange>
              </w:rPr>
            </w:pPr>
            <w:ins w:id="436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437" w:author="Windows User" w:date="2018-05-19T23:03:00Z">
                    <w:rPr/>
                  </w:rPrChange>
                </w:rPr>
                <w:t xml:space="preserve">Ý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438" w:author="Windows User" w:date="2018-05-19T23:03:00Z">
                    <w:rPr/>
                  </w:rPrChange>
                </w:rPr>
                <w:t>nghĩa</w:t>
              </w:r>
              <w:proofErr w:type="spellEnd"/>
            </w:ins>
          </w:p>
        </w:tc>
        <w:tc>
          <w:tcPr>
            <w:tcW w:w="1193" w:type="dxa"/>
          </w:tcPr>
          <w:p w:rsidR="005B62F2" w:rsidRPr="00F84AF9" w:rsidRDefault="005B62F2" w:rsidP="00822932">
            <w:pPr>
              <w:rPr>
                <w:ins w:id="439" w:author="Windows User" w:date="2018-05-19T23:02:00Z"/>
                <w:rFonts w:ascii="Arial" w:hAnsi="Arial" w:cs="Arial"/>
                <w:sz w:val="28"/>
                <w:szCs w:val="28"/>
                <w:rPrChange w:id="440" w:author="Windows User" w:date="2018-05-19T23:03:00Z">
                  <w:rPr>
                    <w:ins w:id="441" w:author="Windows User" w:date="2018-05-19T23:02:00Z"/>
                  </w:rPr>
                </w:rPrChange>
              </w:rPr>
            </w:pPr>
            <w:proofErr w:type="spellStart"/>
            <w:ins w:id="442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443" w:author="Windows User" w:date="2018-05-19T23:03:00Z">
                    <w:rPr/>
                  </w:rPrChange>
                </w:rPr>
                <w:t>Miền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444" w:author="Windows User" w:date="2018-05-19T23:03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445" w:author="Windows User" w:date="2018-05-19T23:03:00Z">
                    <w:rPr/>
                  </w:rPrChange>
                </w:rPr>
                <w:t>Giá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446" w:author="Windows User" w:date="2018-05-19T23:03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447" w:author="Windows User" w:date="2018-05-19T23:03:00Z">
                    <w:rPr/>
                  </w:rPrChange>
                </w:rPr>
                <w:t>Trị</w:t>
              </w:r>
              <w:proofErr w:type="spellEnd"/>
            </w:ins>
          </w:p>
        </w:tc>
        <w:tc>
          <w:tcPr>
            <w:tcW w:w="1173" w:type="dxa"/>
          </w:tcPr>
          <w:p w:rsidR="005B62F2" w:rsidRPr="00F84AF9" w:rsidRDefault="005B62F2" w:rsidP="00822932">
            <w:pPr>
              <w:rPr>
                <w:ins w:id="448" w:author="Windows User" w:date="2018-05-19T23:02:00Z"/>
                <w:rFonts w:ascii="Arial" w:hAnsi="Arial" w:cs="Arial"/>
                <w:sz w:val="28"/>
                <w:szCs w:val="28"/>
                <w:rPrChange w:id="449" w:author="Windows User" w:date="2018-05-19T23:03:00Z">
                  <w:rPr>
                    <w:ins w:id="450" w:author="Windows User" w:date="2018-05-19T23:02:00Z"/>
                  </w:rPr>
                </w:rPrChange>
              </w:rPr>
            </w:pPr>
            <w:proofErr w:type="spellStart"/>
            <w:ins w:id="451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452" w:author="Windows User" w:date="2018-05-19T23:03:00Z">
                    <w:rPr/>
                  </w:rPrChange>
                </w:rPr>
                <w:t>Giá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453" w:author="Windows User" w:date="2018-05-19T23:03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454" w:author="Windows User" w:date="2018-05-19T23:03:00Z">
                    <w:rPr/>
                  </w:rPrChange>
                </w:rPr>
                <w:t>trị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455" w:author="Windows User" w:date="2018-05-19T23:03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456" w:author="Windows User" w:date="2018-05-19T23:03:00Z">
                    <w:rPr/>
                  </w:rPrChange>
                </w:rPr>
                <w:t>mặc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457" w:author="Windows User" w:date="2018-05-19T23:03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458" w:author="Windows User" w:date="2018-05-19T23:03:00Z">
                    <w:rPr/>
                  </w:rPrChange>
                </w:rPr>
                <w:t>định</w:t>
              </w:r>
              <w:proofErr w:type="spellEnd"/>
            </w:ins>
          </w:p>
        </w:tc>
        <w:tc>
          <w:tcPr>
            <w:tcW w:w="1153" w:type="dxa"/>
          </w:tcPr>
          <w:p w:rsidR="005B62F2" w:rsidRPr="00F84AF9" w:rsidRDefault="005B62F2" w:rsidP="00822932">
            <w:pPr>
              <w:rPr>
                <w:ins w:id="459" w:author="Windows User" w:date="2018-05-19T23:02:00Z"/>
                <w:rFonts w:ascii="Arial" w:hAnsi="Arial" w:cs="Arial"/>
                <w:sz w:val="28"/>
                <w:szCs w:val="28"/>
                <w:rPrChange w:id="460" w:author="Windows User" w:date="2018-05-19T23:03:00Z">
                  <w:rPr>
                    <w:ins w:id="461" w:author="Windows User" w:date="2018-05-19T23:02:00Z"/>
                  </w:rPr>
                </w:rPrChange>
              </w:rPr>
            </w:pPr>
            <w:proofErr w:type="spellStart"/>
            <w:ins w:id="462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463" w:author="Windows User" w:date="2018-05-19T23:03:00Z">
                    <w:rPr/>
                  </w:rPrChange>
                </w:rPr>
                <w:t>Ghi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464" w:author="Windows User" w:date="2018-05-19T23:03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465" w:author="Windows User" w:date="2018-05-19T23:03:00Z">
                    <w:rPr/>
                  </w:rPrChange>
                </w:rPr>
                <w:t>chú</w:t>
              </w:r>
              <w:proofErr w:type="spellEnd"/>
            </w:ins>
          </w:p>
        </w:tc>
      </w:tr>
      <w:tr w:rsidR="00F84AF9" w:rsidRPr="00F84AF9" w:rsidTr="00F84AF9">
        <w:trPr>
          <w:ins w:id="466" w:author="Windows User" w:date="2018-05-19T23:02:00Z"/>
        </w:trPr>
        <w:tc>
          <w:tcPr>
            <w:tcW w:w="1167" w:type="dxa"/>
          </w:tcPr>
          <w:p w:rsidR="005B62F2" w:rsidRPr="00F84AF9" w:rsidRDefault="005B62F2" w:rsidP="00822932">
            <w:pPr>
              <w:rPr>
                <w:ins w:id="467" w:author="Windows User" w:date="2018-05-19T23:02:00Z"/>
                <w:rFonts w:ascii="Arial" w:hAnsi="Arial" w:cs="Arial"/>
                <w:sz w:val="28"/>
                <w:szCs w:val="28"/>
                <w:rPrChange w:id="468" w:author="Windows User" w:date="2018-05-19T23:03:00Z">
                  <w:rPr>
                    <w:ins w:id="469" w:author="Windows User" w:date="2018-05-19T23:02:00Z"/>
                  </w:rPr>
                </w:rPrChange>
              </w:rPr>
            </w:pPr>
            <w:ins w:id="470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471" w:author="Windows User" w:date="2018-05-19T23:03:00Z">
                    <w:rPr/>
                  </w:rPrChange>
                </w:rPr>
                <w:t>1</w:t>
              </w:r>
            </w:ins>
          </w:p>
        </w:tc>
        <w:tc>
          <w:tcPr>
            <w:tcW w:w="1773" w:type="dxa"/>
          </w:tcPr>
          <w:p w:rsidR="005B62F2" w:rsidRPr="00F84AF9" w:rsidRDefault="005B62F2" w:rsidP="00822932">
            <w:pPr>
              <w:rPr>
                <w:ins w:id="472" w:author="Windows User" w:date="2018-05-19T23:02:00Z"/>
                <w:rFonts w:ascii="Arial" w:hAnsi="Arial" w:cs="Arial"/>
                <w:sz w:val="28"/>
                <w:szCs w:val="28"/>
                <w:rPrChange w:id="473" w:author="Windows User" w:date="2018-05-19T23:03:00Z">
                  <w:rPr>
                    <w:ins w:id="474" w:author="Windows User" w:date="2018-05-19T23:02:00Z"/>
                  </w:rPr>
                </w:rPrChange>
              </w:rPr>
            </w:pPr>
            <w:proofErr w:type="spellStart"/>
            <w:ins w:id="475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476" w:author="Windows User" w:date="2018-05-19T23:03:00Z">
                    <w:rPr/>
                  </w:rPrChange>
                </w:rPr>
                <w:t>ImageWeb</w:t>
              </w:r>
              <w:proofErr w:type="spellEnd"/>
            </w:ins>
          </w:p>
        </w:tc>
        <w:tc>
          <w:tcPr>
            <w:tcW w:w="1149" w:type="dxa"/>
          </w:tcPr>
          <w:p w:rsidR="005B62F2" w:rsidRPr="00F84AF9" w:rsidRDefault="005B62F2" w:rsidP="00822932">
            <w:pPr>
              <w:rPr>
                <w:ins w:id="477" w:author="Windows User" w:date="2018-05-19T23:02:00Z"/>
                <w:rFonts w:ascii="Arial" w:hAnsi="Arial" w:cs="Arial"/>
                <w:sz w:val="28"/>
                <w:szCs w:val="28"/>
                <w:rPrChange w:id="478" w:author="Windows User" w:date="2018-05-19T23:03:00Z">
                  <w:rPr>
                    <w:ins w:id="479" w:author="Windows User" w:date="2018-05-19T23:02:00Z"/>
                  </w:rPr>
                </w:rPrChange>
              </w:rPr>
            </w:pPr>
            <w:proofErr w:type="spellStart"/>
            <w:ins w:id="480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481" w:author="Windows User" w:date="2018-05-19T23:03:00Z">
                    <w:rPr/>
                  </w:rPrChange>
                </w:rPr>
                <w:t>Img</w:t>
              </w:r>
              <w:proofErr w:type="spellEnd"/>
            </w:ins>
          </w:p>
        </w:tc>
        <w:tc>
          <w:tcPr>
            <w:tcW w:w="1742" w:type="dxa"/>
          </w:tcPr>
          <w:p w:rsidR="005B62F2" w:rsidRPr="00F84AF9" w:rsidRDefault="005B62F2" w:rsidP="00822932">
            <w:pPr>
              <w:rPr>
                <w:ins w:id="482" w:author="Windows User" w:date="2018-05-19T23:02:00Z"/>
                <w:rFonts w:ascii="Arial" w:hAnsi="Arial" w:cs="Arial"/>
                <w:sz w:val="28"/>
                <w:szCs w:val="28"/>
                <w:rPrChange w:id="483" w:author="Windows User" w:date="2018-05-19T23:03:00Z">
                  <w:rPr>
                    <w:ins w:id="484" w:author="Windows User" w:date="2018-05-19T23:02:00Z"/>
                  </w:rPr>
                </w:rPrChange>
              </w:rPr>
            </w:pPr>
            <w:proofErr w:type="spellStart"/>
            <w:ins w:id="485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486" w:author="Windows User" w:date="2018-05-19T23:03:00Z">
                    <w:rPr/>
                  </w:rPrChange>
                </w:rPr>
                <w:t>Trang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487" w:author="Windows User" w:date="2018-05-19T23:03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488" w:author="Windows User" w:date="2018-05-19T23:03:00Z">
                    <w:rPr/>
                  </w:rPrChange>
                </w:rPr>
                <w:t>trí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489" w:author="Windows User" w:date="2018-05-19T23:03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490" w:author="Windows User" w:date="2018-05-19T23:03:00Z">
                    <w:rPr/>
                  </w:rPrChange>
                </w:rPr>
                <w:t>trang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491" w:author="Windows User" w:date="2018-05-19T23:03:00Z">
                    <w:rPr/>
                  </w:rPrChange>
                </w:rPr>
                <w:t xml:space="preserve"> web</w:t>
              </w:r>
            </w:ins>
          </w:p>
        </w:tc>
        <w:tc>
          <w:tcPr>
            <w:tcW w:w="1193" w:type="dxa"/>
          </w:tcPr>
          <w:p w:rsidR="005B62F2" w:rsidRPr="00F84AF9" w:rsidRDefault="005B62F2" w:rsidP="00822932">
            <w:pPr>
              <w:rPr>
                <w:ins w:id="492" w:author="Windows User" w:date="2018-05-19T23:02:00Z"/>
                <w:rFonts w:ascii="Arial" w:hAnsi="Arial" w:cs="Arial"/>
                <w:sz w:val="28"/>
                <w:szCs w:val="28"/>
                <w:rPrChange w:id="493" w:author="Windows User" w:date="2018-05-19T23:03:00Z">
                  <w:rPr>
                    <w:ins w:id="494" w:author="Windows User" w:date="2018-05-19T23:02:00Z"/>
                  </w:rPr>
                </w:rPrChange>
              </w:rPr>
            </w:pPr>
          </w:p>
        </w:tc>
        <w:tc>
          <w:tcPr>
            <w:tcW w:w="1173" w:type="dxa"/>
          </w:tcPr>
          <w:p w:rsidR="005B62F2" w:rsidRPr="00F84AF9" w:rsidRDefault="005B62F2" w:rsidP="00822932">
            <w:pPr>
              <w:rPr>
                <w:ins w:id="495" w:author="Windows User" w:date="2018-05-19T23:02:00Z"/>
                <w:rFonts w:ascii="Arial" w:hAnsi="Arial" w:cs="Arial"/>
                <w:sz w:val="28"/>
                <w:szCs w:val="28"/>
                <w:rPrChange w:id="496" w:author="Windows User" w:date="2018-05-19T23:03:00Z">
                  <w:rPr>
                    <w:ins w:id="497" w:author="Windows User" w:date="2018-05-19T23:02:00Z"/>
                  </w:rPr>
                </w:rPrChange>
              </w:rPr>
            </w:pPr>
          </w:p>
        </w:tc>
        <w:tc>
          <w:tcPr>
            <w:tcW w:w="1153" w:type="dxa"/>
          </w:tcPr>
          <w:p w:rsidR="005B62F2" w:rsidRPr="00F84AF9" w:rsidRDefault="005B62F2" w:rsidP="00822932">
            <w:pPr>
              <w:rPr>
                <w:ins w:id="498" w:author="Windows User" w:date="2018-05-19T23:02:00Z"/>
                <w:rFonts w:ascii="Arial" w:hAnsi="Arial" w:cs="Arial"/>
                <w:sz w:val="28"/>
                <w:szCs w:val="28"/>
                <w:rPrChange w:id="499" w:author="Windows User" w:date="2018-05-19T23:03:00Z">
                  <w:rPr>
                    <w:ins w:id="500" w:author="Windows User" w:date="2018-05-19T23:02:00Z"/>
                  </w:rPr>
                </w:rPrChange>
              </w:rPr>
            </w:pPr>
          </w:p>
        </w:tc>
      </w:tr>
      <w:tr w:rsidR="00F84AF9" w:rsidRPr="00F84AF9" w:rsidTr="00F84AF9">
        <w:trPr>
          <w:ins w:id="501" w:author="Windows User" w:date="2018-05-19T23:02:00Z"/>
        </w:trPr>
        <w:tc>
          <w:tcPr>
            <w:tcW w:w="1167" w:type="dxa"/>
          </w:tcPr>
          <w:p w:rsidR="005B62F2" w:rsidRPr="00F84AF9" w:rsidRDefault="005B62F2" w:rsidP="00822932">
            <w:pPr>
              <w:rPr>
                <w:ins w:id="502" w:author="Windows User" w:date="2018-05-19T23:02:00Z"/>
                <w:rFonts w:ascii="Arial" w:hAnsi="Arial" w:cs="Arial"/>
                <w:sz w:val="28"/>
                <w:szCs w:val="28"/>
                <w:rPrChange w:id="503" w:author="Windows User" w:date="2018-05-19T23:03:00Z">
                  <w:rPr>
                    <w:ins w:id="504" w:author="Windows User" w:date="2018-05-19T23:02:00Z"/>
                  </w:rPr>
                </w:rPrChange>
              </w:rPr>
            </w:pPr>
            <w:ins w:id="505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506" w:author="Windows User" w:date="2018-05-19T23:03:00Z">
                    <w:rPr/>
                  </w:rPrChange>
                </w:rPr>
                <w:t>2</w:t>
              </w:r>
            </w:ins>
          </w:p>
        </w:tc>
        <w:tc>
          <w:tcPr>
            <w:tcW w:w="1773" w:type="dxa"/>
          </w:tcPr>
          <w:p w:rsidR="005B62F2" w:rsidRPr="00F84AF9" w:rsidRDefault="00F84AF9" w:rsidP="00822932">
            <w:pPr>
              <w:rPr>
                <w:ins w:id="507" w:author="Windows User" w:date="2018-05-19T23:02:00Z"/>
                <w:rFonts w:ascii="Arial" w:hAnsi="Arial" w:cs="Arial"/>
                <w:sz w:val="28"/>
                <w:szCs w:val="28"/>
                <w:rPrChange w:id="508" w:author="Windows User" w:date="2018-05-19T23:03:00Z">
                  <w:rPr>
                    <w:ins w:id="509" w:author="Windows User" w:date="2018-05-19T23:02:00Z"/>
                  </w:rPr>
                </w:rPrChange>
              </w:rPr>
            </w:pPr>
            <w:ins w:id="510" w:author="Windows User" w:date="2018-05-19T23:02:00Z">
              <w:r>
                <w:rPr>
                  <w:rFonts w:ascii="Arial" w:hAnsi="Arial" w:cs="Arial"/>
                  <w:sz w:val="28"/>
                  <w:szCs w:val="28"/>
                </w:rPr>
                <w:t>Menu</w:t>
              </w:r>
            </w:ins>
          </w:p>
        </w:tc>
        <w:tc>
          <w:tcPr>
            <w:tcW w:w="1149" w:type="dxa"/>
          </w:tcPr>
          <w:p w:rsidR="005B62F2" w:rsidRPr="00F84AF9" w:rsidRDefault="005B62F2" w:rsidP="00822932">
            <w:pPr>
              <w:rPr>
                <w:ins w:id="511" w:author="Windows User" w:date="2018-05-19T23:02:00Z"/>
                <w:rFonts w:ascii="Arial" w:hAnsi="Arial" w:cs="Arial"/>
                <w:sz w:val="28"/>
                <w:szCs w:val="28"/>
                <w:rPrChange w:id="512" w:author="Windows User" w:date="2018-05-19T23:03:00Z">
                  <w:rPr>
                    <w:ins w:id="513" w:author="Windows User" w:date="2018-05-19T23:02:00Z"/>
                  </w:rPr>
                </w:rPrChange>
              </w:rPr>
            </w:pPr>
          </w:p>
        </w:tc>
        <w:tc>
          <w:tcPr>
            <w:tcW w:w="1742" w:type="dxa"/>
          </w:tcPr>
          <w:p w:rsidR="005B62F2" w:rsidRPr="00F84AF9" w:rsidRDefault="005B62F2" w:rsidP="00822932">
            <w:pPr>
              <w:rPr>
                <w:ins w:id="514" w:author="Windows User" w:date="2018-05-19T23:02:00Z"/>
                <w:rFonts w:ascii="Arial" w:hAnsi="Arial" w:cs="Arial"/>
                <w:sz w:val="28"/>
                <w:szCs w:val="28"/>
                <w:rPrChange w:id="515" w:author="Windows User" w:date="2018-05-19T23:03:00Z">
                  <w:rPr>
                    <w:ins w:id="516" w:author="Windows User" w:date="2018-05-19T23:02:00Z"/>
                  </w:rPr>
                </w:rPrChange>
              </w:rPr>
            </w:pPr>
            <w:proofErr w:type="spellStart"/>
            <w:ins w:id="517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518" w:author="Windows User" w:date="2018-05-19T23:03:00Z">
                    <w:rPr/>
                  </w:rPrChange>
                </w:rPr>
                <w:t>Chứa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519" w:author="Windows User" w:date="2018-05-19T23:03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520" w:author="Windows User" w:date="2018-05-19T23:03:00Z">
                    <w:rPr/>
                  </w:rPrChange>
                </w:rPr>
                <w:t>các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521" w:author="Windows User" w:date="2018-05-19T23:03:00Z">
                    <w:rPr/>
                  </w:rPrChange>
                </w:rPr>
                <w:t xml:space="preserve"> button option</w:t>
              </w:r>
            </w:ins>
          </w:p>
        </w:tc>
        <w:tc>
          <w:tcPr>
            <w:tcW w:w="1193" w:type="dxa"/>
          </w:tcPr>
          <w:p w:rsidR="005B62F2" w:rsidRPr="00F84AF9" w:rsidRDefault="005B62F2" w:rsidP="00822932">
            <w:pPr>
              <w:rPr>
                <w:ins w:id="522" w:author="Windows User" w:date="2018-05-19T23:02:00Z"/>
                <w:rFonts w:ascii="Arial" w:hAnsi="Arial" w:cs="Arial"/>
                <w:sz w:val="28"/>
                <w:szCs w:val="28"/>
                <w:rPrChange w:id="523" w:author="Windows User" w:date="2018-05-19T23:03:00Z">
                  <w:rPr>
                    <w:ins w:id="524" w:author="Windows User" w:date="2018-05-19T23:02:00Z"/>
                  </w:rPr>
                </w:rPrChange>
              </w:rPr>
            </w:pPr>
          </w:p>
        </w:tc>
        <w:tc>
          <w:tcPr>
            <w:tcW w:w="1173" w:type="dxa"/>
          </w:tcPr>
          <w:p w:rsidR="005B62F2" w:rsidRPr="00F84AF9" w:rsidRDefault="005B62F2" w:rsidP="00822932">
            <w:pPr>
              <w:rPr>
                <w:ins w:id="525" w:author="Windows User" w:date="2018-05-19T23:02:00Z"/>
                <w:rFonts w:ascii="Arial" w:hAnsi="Arial" w:cs="Arial"/>
                <w:sz w:val="28"/>
                <w:szCs w:val="28"/>
                <w:rPrChange w:id="526" w:author="Windows User" w:date="2018-05-19T23:03:00Z">
                  <w:rPr>
                    <w:ins w:id="527" w:author="Windows User" w:date="2018-05-19T23:02:00Z"/>
                  </w:rPr>
                </w:rPrChange>
              </w:rPr>
            </w:pPr>
          </w:p>
        </w:tc>
        <w:tc>
          <w:tcPr>
            <w:tcW w:w="1153" w:type="dxa"/>
          </w:tcPr>
          <w:p w:rsidR="005B62F2" w:rsidRPr="00F84AF9" w:rsidRDefault="005B62F2" w:rsidP="00822932">
            <w:pPr>
              <w:rPr>
                <w:ins w:id="528" w:author="Windows User" w:date="2018-05-19T23:02:00Z"/>
                <w:rFonts w:ascii="Arial" w:hAnsi="Arial" w:cs="Arial"/>
                <w:sz w:val="28"/>
                <w:szCs w:val="28"/>
                <w:rPrChange w:id="529" w:author="Windows User" w:date="2018-05-19T23:03:00Z">
                  <w:rPr>
                    <w:ins w:id="530" w:author="Windows User" w:date="2018-05-19T23:02:00Z"/>
                  </w:rPr>
                </w:rPrChange>
              </w:rPr>
            </w:pPr>
          </w:p>
        </w:tc>
      </w:tr>
      <w:tr w:rsidR="00F84AF9" w:rsidRPr="00F84AF9" w:rsidTr="00F84AF9">
        <w:trPr>
          <w:ins w:id="531" w:author="Windows User" w:date="2018-05-19T23:02:00Z"/>
        </w:trPr>
        <w:tc>
          <w:tcPr>
            <w:tcW w:w="1167" w:type="dxa"/>
          </w:tcPr>
          <w:p w:rsidR="005B62F2" w:rsidRPr="00F84AF9" w:rsidRDefault="005B62F2" w:rsidP="00822932">
            <w:pPr>
              <w:rPr>
                <w:ins w:id="532" w:author="Windows User" w:date="2018-05-19T23:02:00Z"/>
                <w:rFonts w:ascii="Arial" w:hAnsi="Arial" w:cs="Arial"/>
                <w:sz w:val="28"/>
                <w:szCs w:val="28"/>
                <w:rPrChange w:id="533" w:author="Windows User" w:date="2018-05-19T23:03:00Z">
                  <w:rPr>
                    <w:ins w:id="534" w:author="Windows User" w:date="2018-05-19T23:02:00Z"/>
                  </w:rPr>
                </w:rPrChange>
              </w:rPr>
            </w:pPr>
            <w:ins w:id="535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536" w:author="Windows User" w:date="2018-05-19T23:03:00Z">
                    <w:rPr/>
                  </w:rPrChange>
                </w:rPr>
                <w:t>3</w:t>
              </w:r>
            </w:ins>
          </w:p>
        </w:tc>
        <w:tc>
          <w:tcPr>
            <w:tcW w:w="1773" w:type="dxa"/>
          </w:tcPr>
          <w:p w:rsidR="005B62F2" w:rsidRPr="00F84AF9" w:rsidRDefault="00F84AF9" w:rsidP="00822932">
            <w:pPr>
              <w:rPr>
                <w:ins w:id="537" w:author="Windows User" w:date="2018-05-19T23:02:00Z"/>
                <w:rFonts w:ascii="Arial" w:hAnsi="Arial" w:cs="Arial"/>
                <w:sz w:val="28"/>
                <w:szCs w:val="28"/>
                <w:rPrChange w:id="538" w:author="Windows User" w:date="2018-05-19T23:03:00Z">
                  <w:rPr>
                    <w:ins w:id="539" w:author="Windows User" w:date="2018-05-19T23:02:00Z"/>
                  </w:rPr>
                </w:rPrChange>
              </w:rPr>
            </w:pPr>
            <w:proofErr w:type="spellStart"/>
            <w:ins w:id="540" w:author="Windows User" w:date="2018-05-19T23:07:00Z">
              <w:r>
                <w:rPr>
                  <w:rFonts w:ascii="Arial" w:hAnsi="Arial" w:cs="Arial"/>
                  <w:sz w:val="28"/>
                  <w:szCs w:val="28"/>
                </w:rPr>
                <w:t>Thông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tin chi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tiết</w:t>
              </w:r>
            </w:ins>
            <w:proofErr w:type="spellEnd"/>
          </w:p>
        </w:tc>
        <w:tc>
          <w:tcPr>
            <w:tcW w:w="1149" w:type="dxa"/>
          </w:tcPr>
          <w:p w:rsidR="005B62F2" w:rsidRPr="00F84AF9" w:rsidRDefault="005B62F2" w:rsidP="00822932">
            <w:pPr>
              <w:rPr>
                <w:ins w:id="541" w:author="Windows User" w:date="2018-05-19T23:02:00Z"/>
                <w:rFonts w:ascii="Arial" w:hAnsi="Arial" w:cs="Arial"/>
                <w:sz w:val="28"/>
                <w:szCs w:val="28"/>
                <w:rPrChange w:id="542" w:author="Windows User" w:date="2018-05-19T23:03:00Z">
                  <w:rPr>
                    <w:ins w:id="543" w:author="Windows User" w:date="2018-05-19T23:02:00Z"/>
                  </w:rPr>
                </w:rPrChange>
              </w:rPr>
            </w:pPr>
          </w:p>
        </w:tc>
        <w:tc>
          <w:tcPr>
            <w:tcW w:w="1742" w:type="dxa"/>
          </w:tcPr>
          <w:p w:rsidR="005B62F2" w:rsidRPr="00F84AF9" w:rsidRDefault="00F84AF9" w:rsidP="00822932">
            <w:pPr>
              <w:rPr>
                <w:ins w:id="544" w:author="Windows User" w:date="2018-05-19T23:02:00Z"/>
                <w:rFonts w:ascii="Arial" w:hAnsi="Arial" w:cs="Arial"/>
                <w:sz w:val="28"/>
                <w:szCs w:val="28"/>
                <w:rPrChange w:id="545" w:author="Windows User" w:date="2018-05-19T23:03:00Z">
                  <w:rPr>
                    <w:ins w:id="546" w:author="Windows User" w:date="2018-05-19T23:02:00Z"/>
                  </w:rPr>
                </w:rPrChange>
              </w:rPr>
            </w:pPr>
            <w:proofErr w:type="spellStart"/>
            <w:ins w:id="547" w:author="Windows User" w:date="2018-05-19T23:07:00Z">
              <w:r>
                <w:rPr>
                  <w:rFonts w:ascii="Arial" w:hAnsi="Arial" w:cs="Arial"/>
                  <w:sz w:val="28"/>
                  <w:szCs w:val="28"/>
                </w:rPr>
                <w:t>Chứa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các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thông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tin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và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số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lượng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</w:ins>
            <w:proofErr w:type="spellEnd"/>
          </w:p>
        </w:tc>
        <w:tc>
          <w:tcPr>
            <w:tcW w:w="1193" w:type="dxa"/>
          </w:tcPr>
          <w:p w:rsidR="005B62F2" w:rsidRPr="00F84AF9" w:rsidRDefault="005B62F2" w:rsidP="00822932">
            <w:pPr>
              <w:rPr>
                <w:ins w:id="548" w:author="Windows User" w:date="2018-05-19T23:02:00Z"/>
                <w:rFonts w:ascii="Arial" w:hAnsi="Arial" w:cs="Arial"/>
                <w:sz w:val="28"/>
                <w:szCs w:val="28"/>
                <w:rPrChange w:id="549" w:author="Windows User" w:date="2018-05-19T23:03:00Z">
                  <w:rPr>
                    <w:ins w:id="550" w:author="Windows User" w:date="2018-05-19T23:02:00Z"/>
                  </w:rPr>
                </w:rPrChange>
              </w:rPr>
            </w:pPr>
          </w:p>
        </w:tc>
        <w:tc>
          <w:tcPr>
            <w:tcW w:w="1173" w:type="dxa"/>
          </w:tcPr>
          <w:p w:rsidR="005B62F2" w:rsidRPr="00F84AF9" w:rsidRDefault="005B62F2" w:rsidP="00822932">
            <w:pPr>
              <w:rPr>
                <w:ins w:id="551" w:author="Windows User" w:date="2018-05-19T23:02:00Z"/>
                <w:rFonts w:ascii="Arial" w:hAnsi="Arial" w:cs="Arial"/>
                <w:sz w:val="28"/>
                <w:szCs w:val="28"/>
                <w:rPrChange w:id="552" w:author="Windows User" w:date="2018-05-19T23:03:00Z">
                  <w:rPr>
                    <w:ins w:id="553" w:author="Windows User" w:date="2018-05-19T23:02:00Z"/>
                  </w:rPr>
                </w:rPrChange>
              </w:rPr>
            </w:pPr>
          </w:p>
        </w:tc>
        <w:tc>
          <w:tcPr>
            <w:tcW w:w="1153" w:type="dxa"/>
          </w:tcPr>
          <w:p w:rsidR="005B62F2" w:rsidRPr="00F84AF9" w:rsidRDefault="005B62F2" w:rsidP="00822932">
            <w:pPr>
              <w:rPr>
                <w:ins w:id="554" w:author="Windows User" w:date="2018-05-19T23:02:00Z"/>
                <w:rFonts w:ascii="Arial" w:hAnsi="Arial" w:cs="Arial"/>
                <w:sz w:val="28"/>
                <w:szCs w:val="28"/>
                <w:rPrChange w:id="555" w:author="Windows User" w:date="2018-05-19T23:03:00Z">
                  <w:rPr>
                    <w:ins w:id="556" w:author="Windows User" w:date="2018-05-19T23:02:00Z"/>
                  </w:rPr>
                </w:rPrChange>
              </w:rPr>
            </w:pPr>
          </w:p>
        </w:tc>
      </w:tr>
      <w:tr w:rsidR="00F84AF9" w:rsidRPr="00F84AF9" w:rsidTr="00F84AF9">
        <w:trPr>
          <w:ins w:id="557" w:author="Windows User" w:date="2018-05-19T23:02:00Z"/>
        </w:trPr>
        <w:tc>
          <w:tcPr>
            <w:tcW w:w="1167" w:type="dxa"/>
          </w:tcPr>
          <w:p w:rsidR="005B62F2" w:rsidRPr="00F84AF9" w:rsidRDefault="005B62F2" w:rsidP="00822932">
            <w:pPr>
              <w:rPr>
                <w:ins w:id="558" w:author="Windows User" w:date="2018-05-19T23:02:00Z"/>
                <w:rFonts w:ascii="Arial" w:hAnsi="Arial" w:cs="Arial"/>
                <w:sz w:val="28"/>
                <w:szCs w:val="28"/>
                <w:rPrChange w:id="559" w:author="Windows User" w:date="2018-05-19T23:03:00Z">
                  <w:rPr>
                    <w:ins w:id="560" w:author="Windows User" w:date="2018-05-19T23:02:00Z"/>
                  </w:rPr>
                </w:rPrChange>
              </w:rPr>
            </w:pPr>
            <w:ins w:id="561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562" w:author="Windows User" w:date="2018-05-19T23:03:00Z">
                    <w:rPr/>
                  </w:rPrChange>
                </w:rPr>
                <w:t>4</w:t>
              </w:r>
            </w:ins>
          </w:p>
        </w:tc>
        <w:tc>
          <w:tcPr>
            <w:tcW w:w="1773" w:type="dxa"/>
          </w:tcPr>
          <w:p w:rsidR="005B62F2" w:rsidRPr="00F84AF9" w:rsidRDefault="00F84AF9" w:rsidP="00822932">
            <w:pPr>
              <w:rPr>
                <w:ins w:id="563" w:author="Windows User" w:date="2018-05-19T23:02:00Z"/>
                <w:rFonts w:ascii="Arial" w:hAnsi="Arial" w:cs="Arial"/>
                <w:sz w:val="28"/>
                <w:szCs w:val="28"/>
                <w:rPrChange w:id="564" w:author="Windows User" w:date="2018-05-19T23:03:00Z">
                  <w:rPr>
                    <w:ins w:id="565" w:author="Windows User" w:date="2018-05-19T23:02:00Z"/>
                  </w:rPr>
                </w:rPrChange>
              </w:rPr>
            </w:pPr>
            <w:proofErr w:type="spellStart"/>
            <w:ins w:id="566" w:author="Windows User" w:date="2018-05-19T23:02:00Z">
              <w:r>
                <w:rPr>
                  <w:rFonts w:ascii="Arial" w:hAnsi="Arial" w:cs="Arial"/>
                  <w:sz w:val="28"/>
                  <w:szCs w:val="28"/>
                </w:rPr>
                <w:t>Btn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</w:ins>
          </w:p>
        </w:tc>
        <w:tc>
          <w:tcPr>
            <w:tcW w:w="1149" w:type="dxa"/>
          </w:tcPr>
          <w:p w:rsidR="005B62F2" w:rsidRPr="00F84AF9" w:rsidRDefault="005B62F2" w:rsidP="00822932">
            <w:pPr>
              <w:rPr>
                <w:ins w:id="567" w:author="Windows User" w:date="2018-05-19T23:02:00Z"/>
                <w:rFonts w:ascii="Arial" w:hAnsi="Arial" w:cs="Arial"/>
                <w:sz w:val="28"/>
                <w:szCs w:val="28"/>
                <w:rPrChange w:id="568" w:author="Windows User" w:date="2018-05-19T23:03:00Z">
                  <w:rPr>
                    <w:ins w:id="569" w:author="Windows User" w:date="2018-05-19T23:02:00Z"/>
                  </w:rPr>
                </w:rPrChange>
              </w:rPr>
            </w:pPr>
            <w:proofErr w:type="spellStart"/>
            <w:ins w:id="570" w:author="Windows User" w:date="2018-05-19T23:02:00Z">
              <w:r w:rsidRPr="00F84AF9">
                <w:rPr>
                  <w:rFonts w:ascii="Arial" w:hAnsi="Arial" w:cs="Arial"/>
                  <w:sz w:val="28"/>
                  <w:szCs w:val="28"/>
                  <w:rPrChange w:id="571" w:author="Windows User" w:date="2018-05-19T23:03:00Z">
                    <w:rPr/>
                  </w:rPrChange>
                </w:rPr>
                <w:t>Btn</w:t>
              </w:r>
              <w:proofErr w:type="spellEnd"/>
            </w:ins>
          </w:p>
        </w:tc>
        <w:tc>
          <w:tcPr>
            <w:tcW w:w="1742" w:type="dxa"/>
          </w:tcPr>
          <w:p w:rsidR="005B62F2" w:rsidRPr="00F84AF9" w:rsidRDefault="00F84AF9" w:rsidP="00822932">
            <w:pPr>
              <w:rPr>
                <w:ins w:id="572" w:author="Windows User" w:date="2018-05-19T23:02:00Z"/>
                <w:rFonts w:ascii="Arial" w:hAnsi="Arial" w:cs="Arial"/>
                <w:sz w:val="28"/>
                <w:szCs w:val="28"/>
                <w:rPrChange w:id="573" w:author="Windows User" w:date="2018-05-19T23:03:00Z">
                  <w:rPr>
                    <w:ins w:id="574" w:author="Windows User" w:date="2018-05-19T23:02:00Z"/>
                  </w:rPr>
                </w:rPrChange>
              </w:rPr>
            </w:pPr>
            <w:proofErr w:type="spellStart"/>
            <w:ins w:id="575" w:author="Windows User" w:date="2018-05-19T23:03:00Z">
              <w:r>
                <w:rPr>
                  <w:rFonts w:ascii="Arial" w:hAnsi="Arial" w:cs="Arial"/>
                  <w:sz w:val="28"/>
                  <w:szCs w:val="28"/>
                </w:rPr>
                <w:t>Thêm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</w:ins>
            <w:proofErr w:type="spellEnd"/>
            <w:ins w:id="576" w:author="Windows User" w:date="2018-05-19T23:02:00Z"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vào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phiếu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</w:ins>
          </w:p>
        </w:tc>
        <w:tc>
          <w:tcPr>
            <w:tcW w:w="1193" w:type="dxa"/>
          </w:tcPr>
          <w:p w:rsidR="005B62F2" w:rsidRPr="00F84AF9" w:rsidRDefault="005B62F2" w:rsidP="00822932">
            <w:pPr>
              <w:rPr>
                <w:ins w:id="577" w:author="Windows User" w:date="2018-05-19T23:02:00Z"/>
                <w:rFonts w:ascii="Arial" w:hAnsi="Arial" w:cs="Arial"/>
                <w:sz w:val="28"/>
                <w:szCs w:val="28"/>
                <w:rPrChange w:id="578" w:author="Windows User" w:date="2018-05-19T23:03:00Z">
                  <w:rPr>
                    <w:ins w:id="579" w:author="Windows User" w:date="2018-05-19T23:02:00Z"/>
                  </w:rPr>
                </w:rPrChange>
              </w:rPr>
            </w:pPr>
          </w:p>
        </w:tc>
        <w:tc>
          <w:tcPr>
            <w:tcW w:w="1173" w:type="dxa"/>
          </w:tcPr>
          <w:p w:rsidR="005B62F2" w:rsidRPr="00F84AF9" w:rsidRDefault="005B62F2" w:rsidP="00822932">
            <w:pPr>
              <w:rPr>
                <w:ins w:id="580" w:author="Windows User" w:date="2018-05-19T23:02:00Z"/>
                <w:rFonts w:ascii="Arial" w:hAnsi="Arial" w:cs="Arial"/>
                <w:sz w:val="28"/>
                <w:szCs w:val="28"/>
                <w:rPrChange w:id="581" w:author="Windows User" w:date="2018-05-19T23:03:00Z">
                  <w:rPr>
                    <w:ins w:id="582" w:author="Windows User" w:date="2018-05-19T23:02:00Z"/>
                  </w:rPr>
                </w:rPrChange>
              </w:rPr>
            </w:pPr>
          </w:p>
        </w:tc>
        <w:tc>
          <w:tcPr>
            <w:tcW w:w="1153" w:type="dxa"/>
          </w:tcPr>
          <w:p w:rsidR="005B62F2" w:rsidRPr="00F84AF9" w:rsidRDefault="005B62F2" w:rsidP="00822932">
            <w:pPr>
              <w:rPr>
                <w:ins w:id="583" w:author="Windows User" w:date="2018-05-19T23:02:00Z"/>
                <w:rFonts w:ascii="Arial" w:hAnsi="Arial" w:cs="Arial"/>
                <w:sz w:val="28"/>
                <w:szCs w:val="28"/>
                <w:rPrChange w:id="584" w:author="Windows User" w:date="2018-05-19T23:03:00Z">
                  <w:rPr>
                    <w:ins w:id="585" w:author="Windows User" w:date="2018-05-19T23:02:00Z"/>
                  </w:rPr>
                </w:rPrChange>
              </w:rPr>
            </w:pPr>
          </w:p>
        </w:tc>
      </w:tr>
    </w:tbl>
    <w:p w:rsidR="005B62F2" w:rsidRDefault="00F84AF9" w:rsidP="0013639C">
      <w:pPr>
        <w:rPr>
          <w:ins w:id="586" w:author="Windows User" w:date="2018-05-19T23:04:00Z"/>
          <w:rFonts w:ascii="Arial" w:hAnsi="Arial" w:cs="Arial"/>
          <w:sz w:val="28"/>
          <w:szCs w:val="28"/>
        </w:rPr>
      </w:pPr>
      <w:ins w:id="587" w:author="Windows User" w:date="2018-05-19T23:04:00Z">
        <w:r>
          <w:rPr>
            <w:noProof/>
          </w:rPr>
          <w:lastRenderedPageBreak/>
          <w:drawing>
            <wp:inline distT="0" distB="0" distL="0" distR="0" wp14:anchorId="0D370E12" wp14:editId="52DE4621">
              <wp:extent cx="5943600" cy="2586990"/>
              <wp:effectExtent l="0" t="0" r="0" b="3810"/>
              <wp:docPr id="10" name="Pictur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1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258699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F84AF9" w:rsidTr="00822932">
        <w:trPr>
          <w:ins w:id="588" w:author="Windows User" w:date="2018-05-19T23:04:00Z"/>
        </w:trPr>
        <w:tc>
          <w:tcPr>
            <w:tcW w:w="2337" w:type="dxa"/>
          </w:tcPr>
          <w:p w:rsidR="00F84AF9" w:rsidRPr="00F84AF9" w:rsidRDefault="00F84AF9" w:rsidP="00822932">
            <w:pPr>
              <w:rPr>
                <w:ins w:id="589" w:author="Windows User" w:date="2018-05-19T23:04:00Z"/>
                <w:rFonts w:ascii="Arial" w:hAnsi="Arial" w:cs="Arial"/>
                <w:sz w:val="28"/>
                <w:szCs w:val="28"/>
                <w:rPrChange w:id="590" w:author="Windows User" w:date="2018-05-19T23:04:00Z">
                  <w:rPr>
                    <w:ins w:id="591" w:author="Windows User" w:date="2018-05-19T23:04:00Z"/>
                  </w:rPr>
                </w:rPrChange>
              </w:rPr>
            </w:pPr>
            <w:ins w:id="592" w:author="Windows User" w:date="2018-05-19T23:04:00Z">
              <w:r w:rsidRPr="00F84AF9">
                <w:rPr>
                  <w:rFonts w:ascii="Arial" w:hAnsi="Arial" w:cs="Arial"/>
                  <w:sz w:val="28"/>
                  <w:szCs w:val="28"/>
                  <w:rPrChange w:id="593" w:author="Windows User" w:date="2018-05-19T23:04:00Z">
                    <w:rPr/>
                  </w:rPrChange>
                </w:rPr>
                <w:t>BC</w:t>
              </w:r>
            </w:ins>
          </w:p>
        </w:tc>
        <w:tc>
          <w:tcPr>
            <w:tcW w:w="2337" w:type="dxa"/>
          </w:tcPr>
          <w:p w:rsidR="00F84AF9" w:rsidRPr="00F84AF9" w:rsidRDefault="00F84AF9" w:rsidP="00822932">
            <w:pPr>
              <w:rPr>
                <w:ins w:id="594" w:author="Windows User" w:date="2018-05-19T23:04:00Z"/>
                <w:rFonts w:ascii="Arial" w:hAnsi="Arial" w:cs="Arial"/>
                <w:sz w:val="28"/>
                <w:szCs w:val="28"/>
                <w:rPrChange w:id="595" w:author="Windows User" w:date="2018-05-19T23:04:00Z">
                  <w:rPr>
                    <w:ins w:id="596" w:author="Windows User" w:date="2018-05-19T23:04:00Z"/>
                  </w:rPr>
                </w:rPrChange>
              </w:rPr>
            </w:pPr>
            <w:proofErr w:type="spellStart"/>
            <w:ins w:id="597" w:author="Windows User" w:date="2018-05-19T23:04:00Z">
              <w:r w:rsidRPr="00F84AF9">
                <w:rPr>
                  <w:rFonts w:ascii="Arial" w:hAnsi="Arial" w:cs="Arial"/>
                  <w:sz w:val="28"/>
                  <w:szCs w:val="28"/>
                  <w:rPrChange w:id="598" w:author="Windows User" w:date="2018-05-19T23:04:00Z">
                    <w:rPr/>
                  </w:rPrChange>
                </w:rPr>
                <w:t>Tên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599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00" w:author="Windows User" w:date="2018-05-19T23:04:00Z">
                    <w:rPr/>
                  </w:rPrChange>
                </w:rPr>
                <w:t>biến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01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02" w:author="Windows User" w:date="2018-05-19T23:04:00Z">
                    <w:rPr/>
                  </w:rPrChange>
                </w:rPr>
                <w:t>cố</w:t>
              </w:r>
              <w:proofErr w:type="spellEnd"/>
            </w:ins>
          </w:p>
        </w:tc>
        <w:tc>
          <w:tcPr>
            <w:tcW w:w="2338" w:type="dxa"/>
          </w:tcPr>
          <w:p w:rsidR="00F84AF9" w:rsidRPr="00F84AF9" w:rsidRDefault="00F84AF9" w:rsidP="00822932">
            <w:pPr>
              <w:rPr>
                <w:ins w:id="603" w:author="Windows User" w:date="2018-05-19T23:04:00Z"/>
                <w:rFonts w:ascii="Arial" w:hAnsi="Arial" w:cs="Arial"/>
                <w:sz w:val="28"/>
                <w:szCs w:val="28"/>
                <w:rPrChange w:id="604" w:author="Windows User" w:date="2018-05-19T23:04:00Z">
                  <w:rPr>
                    <w:ins w:id="605" w:author="Windows User" w:date="2018-05-19T23:04:00Z"/>
                  </w:rPr>
                </w:rPrChange>
              </w:rPr>
            </w:pPr>
            <w:proofErr w:type="spellStart"/>
            <w:ins w:id="606" w:author="Windows User" w:date="2018-05-19T23:04:00Z">
              <w:r w:rsidRPr="00F84AF9">
                <w:rPr>
                  <w:rFonts w:ascii="Arial" w:hAnsi="Arial" w:cs="Arial"/>
                  <w:sz w:val="28"/>
                  <w:szCs w:val="28"/>
                  <w:rPrChange w:id="607" w:author="Windows User" w:date="2018-05-19T23:04:00Z">
                    <w:rPr/>
                  </w:rPrChange>
                </w:rPr>
                <w:t>Điều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08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09" w:author="Windows User" w:date="2018-05-19T23:04:00Z">
                    <w:rPr/>
                  </w:rPrChange>
                </w:rPr>
                <w:t>kiện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10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11" w:author="Windows User" w:date="2018-05-19T23:04:00Z">
                    <w:rPr/>
                  </w:rPrChange>
                </w:rPr>
                <w:t>kích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12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13" w:author="Windows User" w:date="2018-05-19T23:04:00Z">
                    <w:rPr/>
                  </w:rPrChange>
                </w:rPr>
                <w:t>hoạt</w:t>
              </w:r>
              <w:proofErr w:type="spellEnd"/>
            </w:ins>
          </w:p>
        </w:tc>
        <w:tc>
          <w:tcPr>
            <w:tcW w:w="2338" w:type="dxa"/>
          </w:tcPr>
          <w:p w:rsidR="00F84AF9" w:rsidRPr="00F84AF9" w:rsidRDefault="00F84AF9" w:rsidP="00822932">
            <w:pPr>
              <w:rPr>
                <w:ins w:id="614" w:author="Windows User" w:date="2018-05-19T23:04:00Z"/>
                <w:rFonts w:ascii="Arial" w:hAnsi="Arial" w:cs="Arial"/>
                <w:sz w:val="28"/>
                <w:szCs w:val="28"/>
                <w:rPrChange w:id="615" w:author="Windows User" w:date="2018-05-19T23:04:00Z">
                  <w:rPr>
                    <w:ins w:id="616" w:author="Windows User" w:date="2018-05-19T23:04:00Z"/>
                  </w:rPr>
                </w:rPrChange>
              </w:rPr>
            </w:pPr>
            <w:proofErr w:type="spellStart"/>
            <w:ins w:id="617" w:author="Windows User" w:date="2018-05-19T23:04:00Z">
              <w:r w:rsidRPr="00F84AF9">
                <w:rPr>
                  <w:rFonts w:ascii="Arial" w:hAnsi="Arial" w:cs="Arial"/>
                  <w:sz w:val="28"/>
                  <w:szCs w:val="28"/>
                  <w:rPrChange w:id="618" w:author="Windows User" w:date="2018-05-19T23:04:00Z">
                    <w:rPr/>
                  </w:rPrChange>
                </w:rPr>
                <w:t>Ghi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19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20" w:author="Windows User" w:date="2018-05-19T23:04:00Z">
                    <w:rPr/>
                  </w:rPrChange>
                </w:rPr>
                <w:t>chú</w:t>
              </w:r>
              <w:proofErr w:type="spellEnd"/>
            </w:ins>
          </w:p>
        </w:tc>
      </w:tr>
      <w:tr w:rsidR="00F84AF9" w:rsidTr="00822932">
        <w:trPr>
          <w:ins w:id="621" w:author="Windows User" w:date="2018-05-19T23:04:00Z"/>
        </w:trPr>
        <w:tc>
          <w:tcPr>
            <w:tcW w:w="2337" w:type="dxa"/>
          </w:tcPr>
          <w:p w:rsidR="00F84AF9" w:rsidRPr="00F84AF9" w:rsidRDefault="001A2C5E" w:rsidP="00822932">
            <w:pPr>
              <w:rPr>
                <w:ins w:id="622" w:author="Windows User" w:date="2018-05-19T23:04:00Z"/>
                <w:rFonts w:ascii="Arial" w:hAnsi="Arial" w:cs="Arial"/>
                <w:sz w:val="28"/>
                <w:szCs w:val="28"/>
                <w:rPrChange w:id="623" w:author="Windows User" w:date="2018-05-19T23:04:00Z">
                  <w:rPr>
                    <w:ins w:id="624" w:author="Windows User" w:date="2018-05-19T23:04:00Z"/>
                  </w:rPr>
                </w:rPrChange>
              </w:rPr>
            </w:pPr>
            <w:ins w:id="625" w:author="Windows User" w:date="2018-05-19T23:04:00Z">
              <w:r>
                <w:rPr>
                  <w:rFonts w:ascii="Arial" w:hAnsi="Arial" w:cs="Arial"/>
                  <w:sz w:val="28"/>
                  <w:szCs w:val="28"/>
                  <w:rPrChange w:id="626" w:author="Windows User" w:date="2018-05-19T23:04:00Z">
                    <w:rPr>
                      <w:rFonts w:ascii="Arial" w:hAnsi="Arial" w:cs="Arial"/>
                      <w:sz w:val="28"/>
                      <w:szCs w:val="28"/>
                    </w:rPr>
                  </w:rPrChange>
                </w:rPr>
                <w:t>1</w:t>
              </w:r>
            </w:ins>
          </w:p>
        </w:tc>
        <w:tc>
          <w:tcPr>
            <w:tcW w:w="2337" w:type="dxa"/>
          </w:tcPr>
          <w:p w:rsidR="00F84AF9" w:rsidRPr="00F84AF9" w:rsidRDefault="00F84AF9" w:rsidP="00822932">
            <w:pPr>
              <w:rPr>
                <w:ins w:id="627" w:author="Windows User" w:date="2018-05-19T23:04:00Z"/>
                <w:rFonts w:ascii="Arial" w:hAnsi="Arial" w:cs="Arial"/>
                <w:sz w:val="28"/>
                <w:szCs w:val="28"/>
                <w:rPrChange w:id="628" w:author="Windows User" w:date="2018-05-19T23:04:00Z">
                  <w:rPr>
                    <w:ins w:id="629" w:author="Windows User" w:date="2018-05-19T23:04:00Z"/>
                  </w:rPr>
                </w:rPrChange>
              </w:rPr>
            </w:pPr>
            <w:proofErr w:type="spellStart"/>
            <w:ins w:id="630" w:author="Windows User" w:date="2018-05-19T23:04:00Z"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  <w:proofErr w:type="spellStart"/>
            <w:ins w:id="631" w:author="Windows User" w:date="2018-05-19T23:05:00Z">
              <w:r>
                <w:rPr>
                  <w:rFonts w:ascii="Arial" w:hAnsi="Arial" w:cs="Arial"/>
                  <w:sz w:val="28"/>
                  <w:szCs w:val="28"/>
                </w:rPr>
                <w:t>theo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khoa</w:t>
              </w:r>
            </w:ins>
            <w:proofErr w:type="spellEnd"/>
          </w:p>
        </w:tc>
        <w:tc>
          <w:tcPr>
            <w:tcW w:w="2338" w:type="dxa"/>
          </w:tcPr>
          <w:p w:rsidR="00F84AF9" w:rsidRPr="00F84AF9" w:rsidRDefault="00F84AF9">
            <w:pPr>
              <w:rPr>
                <w:ins w:id="632" w:author="Windows User" w:date="2018-05-19T23:04:00Z"/>
                <w:rFonts w:ascii="Arial" w:hAnsi="Arial" w:cs="Arial"/>
                <w:sz w:val="28"/>
                <w:szCs w:val="28"/>
                <w:rPrChange w:id="633" w:author="Windows User" w:date="2018-05-19T23:04:00Z">
                  <w:rPr>
                    <w:ins w:id="634" w:author="Windows User" w:date="2018-05-19T23:04:00Z"/>
                  </w:rPr>
                </w:rPrChange>
              </w:rPr>
            </w:pPr>
            <w:proofErr w:type="spellStart"/>
            <w:ins w:id="635" w:author="Windows User" w:date="2018-05-19T23:04:00Z">
              <w:r w:rsidRPr="00F84AF9">
                <w:rPr>
                  <w:rFonts w:ascii="Arial" w:hAnsi="Arial" w:cs="Arial"/>
                  <w:sz w:val="28"/>
                  <w:szCs w:val="28"/>
                  <w:rPrChange w:id="636" w:author="Windows User" w:date="2018-05-19T23:04:00Z">
                    <w:rPr/>
                  </w:rPrChange>
                </w:rPr>
                <w:t>Khi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37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38" w:author="Windows User" w:date="2018-05-19T23:04:00Z">
                    <w:rPr/>
                  </w:rPrChange>
                </w:rPr>
                <w:t>ng</w:t>
              </w:r>
              <w:r>
                <w:rPr>
                  <w:rFonts w:ascii="Arial" w:hAnsi="Arial" w:cs="Arial"/>
                  <w:sz w:val="28"/>
                  <w:szCs w:val="28"/>
                </w:rPr>
                <w:t>ười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r w:rsidRPr="00F84AF9">
                <w:rPr>
                  <w:rFonts w:ascii="Arial" w:hAnsi="Arial" w:cs="Arial"/>
                  <w:sz w:val="28"/>
                  <w:szCs w:val="28"/>
                  <w:rPrChange w:id="639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40" w:author="Windows User" w:date="2018-05-19T23:04:00Z">
                    <w:rPr/>
                  </w:rPrChange>
                </w:rPr>
                <w:t>dùng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41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42" w:author="Windows User" w:date="2018-05-19T23:04:00Z">
                    <w:rPr/>
                  </w:rPrChange>
                </w:rPr>
                <w:t>bấm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43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44" w:author="Windows User" w:date="2018-05-19T23:04:00Z">
                    <w:rPr/>
                  </w:rPrChange>
                </w:rPr>
                <w:t>chọn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45" w:author="Windows User" w:date="2018-05-19T23:04:00Z">
                    <w:rPr/>
                  </w:rPrChange>
                </w:rPr>
                <w:t xml:space="preserve"> </w:t>
              </w:r>
            </w:ins>
            <w:proofErr w:type="spellStart"/>
            <w:ins w:id="646" w:author="Windows User" w:date="2018-05-19T23:05:00Z"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  <w:proofErr w:type="spellStart"/>
            <w:ins w:id="647" w:author="Windows User" w:date="2018-05-19T23:04:00Z">
              <w:r>
                <w:rPr>
                  <w:rFonts w:ascii="Arial" w:hAnsi="Arial" w:cs="Arial"/>
                  <w:sz w:val="28"/>
                  <w:szCs w:val="28"/>
                </w:rPr>
                <w:t>trên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menu </w:t>
              </w:r>
            </w:ins>
          </w:p>
        </w:tc>
        <w:tc>
          <w:tcPr>
            <w:tcW w:w="2338" w:type="dxa"/>
          </w:tcPr>
          <w:p w:rsidR="00F84AF9" w:rsidRPr="00F84AF9" w:rsidRDefault="00F84AF9" w:rsidP="00822932">
            <w:pPr>
              <w:rPr>
                <w:ins w:id="648" w:author="Windows User" w:date="2018-05-19T23:04:00Z"/>
                <w:rFonts w:ascii="Arial" w:hAnsi="Arial" w:cs="Arial"/>
                <w:sz w:val="28"/>
                <w:szCs w:val="28"/>
                <w:rPrChange w:id="649" w:author="Windows User" w:date="2018-05-19T23:04:00Z">
                  <w:rPr>
                    <w:ins w:id="650" w:author="Windows User" w:date="2018-05-19T23:04:00Z"/>
                  </w:rPr>
                </w:rPrChange>
              </w:rPr>
            </w:pPr>
          </w:p>
        </w:tc>
      </w:tr>
      <w:tr w:rsidR="00F84AF9" w:rsidTr="00822932">
        <w:trPr>
          <w:ins w:id="651" w:author="Windows User" w:date="2018-05-19T23:04:00Z"/>
        </w:trPr>
        <w:tc>
          <w:tcPr>
            <w:tcW w:w="2337" w:type="dxa"/>
          </w:tcPr>
          <w:p w:rsidR="00F84AF9" w:rsidRPr="00F84AF9" w:rsidRDefault="001A2C5E" w:rsidP="00822932">
            <w:pPr>
              <w:rPr>
                <w:ins w:id="652" w:author="Windows User" w:date="2018-05-19T23:04:00Z"/>
                <w:rFonts w:ascii="Arial" w:hAnsi="Arial" w:cs="Arial"/>
                <w:sz w:val="28"/>
                <w:szCs w:val="28"/>
                <w:rPrChange w:id="653" w:author="Windows User" w:date="2018-05-19T23:04:00Z">
                  <w:rPr>
                    <w:ins w:id="654" w:author="Windows User" w:date="2018-05-19T23:04:00Z"/>
                  </w:rPr>
                </w:rPrChange>
              </w:rPr>
            </w:pPr>
            <w:ins w:id="655" w:author="Windows User" w:date="2018-05-19T23:04:00Z">
              <w:r>
                <w:rPr>
                  <w:rFonts w:ascii="Arial" w:hAnsi="Arial" w:cs="Arial"/>
                  <w:sz w:val="28"/>
                  <w:szCs w:val="28"/>
                  <w:rPrChange w:id="656" w:author="Windows User" w:date="2018-05-19T23:04:00Z">
                    <w:rPr>
                      <w:rFonts w:ascii="Arial" w:hAnsi="Arial" w:cs="Arial"/>
                      <w:sz w:val="28"/>
                      <w:szCs w:val="28"/>
                    </w:rPr>
                  </w:rPrChange>
                </w:rPr>
                <w:t>2</w:t>
              </w:r>
            </w:ins>
          </w:p>
        </w:tc>
        <w:tc>
          <w:tcPr>
            <w:tcW w:w="2337" w:type="dxa"/>
          </w:tcPr>
          <w:p w:rsidR="00F84AF9" w:rsidRPr="00F84AF9" w:rsidRDefault="00F84AF9">
            <w:pPr>
              <w:rPr>
                <w:ins w:id="657" w:author="Windows User" w:date="2018-05-19T23:04:00Z"/>
                <w:rFonts w:ascii="Arial" w:hAnsi="Arial" w:cs="Arial"/>
                <w:sz w:val="28"/>
                <w:szCs w:val="28"/>
                <w:rPrChange w:id="658" w:author="Windows User" w:date="2018-05-19T23:04:00Z">
                  <w:rPr>
                    <w:ins w:id="659" w:author="Windows User" w:date="2018-05-19T23:04:00Z"/>
                  </w:rPr>
                </w:rPrChange>
              </w:rPr>
            </w:pPr>
            <w:proofErr w:type="spellStart"/>
            <w:ins w:id="660" w:author="Windows User" w:date="2018-05-19T23:05:00Z"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</w:ins>
            <w:proofErr w:type="spellEnd"/>
            <w:ins w:id="661" w:author="Windows User" w:date="2018-05-19T23:04:00Z"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</w:p>
        </w:tc>
        <w:tc>
          <w:tcPr>
            <w:tcW w:w="2338" w:type="dxa"/>
          </w:tcPr>
          <w:p w:rsidR="00F84AF9" w:rsidRPr="00F84AF9" w:rsidRDefault="00F84AF9" w:rsidP="00822932">
            <w:pPr>
              <w:rPr>
                <w:ins w:id="662" w:author="Windows User" w:date="2018-05-19T23:04:00Z"/>
                <w:rFonts w:ascii="Arial" w:hAnsi="Arial" w:cs="Arial"/>
                <w:sz w:val="28"/>
                <w:szCs w:val="28"/>
                <w:rPrChange w:id="663" w:author="Windows User" w:date="2018-05-19T23:04:00Z">
                  <w:rPr>
                    <w:ins w:id="664" w:author="Windows User" w:date="2018-05-19T23:04:00Z"/>
                  </w:rPr>
                </w:rPrChange>
              </w:rPr>
            </w:pPr>
            <w:proofErr w:type="spellStart"/>
            <w:ins w:id="665" w:author="Windows User" w:date="2018-05-19T23:05:00Z">
              <w:r>
                <w:rPr>
                  <w:rFonts w:ascii="Arial" w:hAnsi="Arial" w:cs="Arial"/>
                  <w:sz w:val="28"/>
                  <w:szCs w:val="28"/>
                </w:rPr>
                <w:t>Bấm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vào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nút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</w:ins>
            <w:proofErr w:type="spellEnd"/>
          </w:p>
        </w:tc>
        <w:tc>
          <w:tcPr>
            <w:tcW w:w="2338" w:type="dxa"/>
          </w:tcPr>
          <w:p w:rsidR="00F84AF9" w:rsidRPr="00F84AF9" w:rsidRDefault="00F84AF9" w:rsidP="00822932">
            <w:pPr>
              <w:rPr>
                <w:ins w:id="666" w:author="Windows User" w:date="2018-05-19T23:04:00Z"/>
                <w:rFonts w:ascii="Arial" w:hAnsi="Arial" w:cs="Arial"/>
                <w:sz w:val="28"/>
                <w:szCs w:val="28"/>
                <w:rPrChange w:id="667" w:author="Windows User" w:date="2018-05-19T23:04:00Z">
                  <w:rPr>
                    <w:ins w:id="668" w:author="Windows User" w:date="2018-05-19T23:04:00Z"/>
                  </w:rPr>
                </w:rPrChange>
              </w:rPr>
            </w:pPr>
          </w:p>
        </w:tc>
      </w:tr>
      <w:tr w:rsidR="00F84AF9" w:rsidTr="00822932">
        <w:trPr>
          <w:ins w:id="669" w:author="Windows User" w:date="2018-05-19T23:04:00Z"/>
        </w:trPr>
        <w:tc>
          <w:tcPr>
            <w:tcW w:w="2337" w:type="dxa"/>
          </w:tcPr>
          <w:p w:rsidR="00F84AF9" w:rsidRPr="00F84AF9" w:rsidRDefault="001A2C5E" w:rsidP="00822932">
            <w:pPr>
              <w:rPr>
                <w:ins w:id="670" w:author="Windows User" w:date="2018-05-19T23:04:00Z"/>
                <w:rFonts w:ascii="Arial" w:hAnsi="Arial" w:cs="Arial"/>
                <w:sz w:val="28"/>
                <w:szCs w:val="28"/>
                <w:rPrChange w:id="671" w:author="Windows User" w:date="2018-05-19T23:04:00Z">
                  <w:rPr>
                    <w:ins w:id="672" w:author="Windows User" w:date="2018-05-19T23:04:00Z"/>
                  </w:rPr>
                </w:rPrChange>
              </w:rPr>
            </w:pPr>
            <w:ins w:id="673" w:author="Windows User" w:date="2018-05-19T23:04:00Z">
              <w:r>
                <w:rPr>
                  <w:rFonts w:ascii="Arial" w:hAnsi="Arial" w:cs="Arial"/>
                  <w:sz w:val="28"/>
                  <w:szCs w:val="28"/>
                  <w:rPrChange w:id="674" w:author="Windows User" w:date="2018-05-19T23:04:00Z">
                    <w:rPr>
                      <w:rFonts w:ascii="Arial" w:hAnsi="Arial" w:cs="Arial"/>
                      <w:sz w:val="28"/>
                      <w:szCs w:val="28"/>
                    </w:rPr>
                  </w:rPrChange>
                </w:rPr>
                <w:t>3</w:t>
              </w:r>
            </w:ins>
          </w:p>
        </w:tc>
        <w:tc>
          <w:tcPr>
            <w:tcW w:w="2337" w:type="dxa"/>
          </w:tcPr>
          <w:p w:rsidR="00F84AF9" w:rsidRPr="00F84AF9" w:rsidRDefault="00F84AF9" w:rsidP="00822932">
            <w:pPr>
              <w:rPr>
                <w:ins w:id="675" w:author="Windows User" w:date="2018-05-19T23:04:00Z"/>
                <w:rFonts w:ascii="Arial" w:hAnsi="Arial" w:cs="Arial"/>
                <w:sz w:val="28"/>
                <w:szCs w:val="28"/>
                <w:rPrChange w:id="676" w:author="Windows User" w:date="2018-05-19T23:04:00Z">
                  <w:rPr>
                    <w:ins w:id="677" w:author="Windows User" w:date="2018-05-19T23:04:00Z"/>
                  </w:rPr>
                </w:rPrChange>
              </w:rPr>
            </w:pPr>
            <w:proofErr w:type="spellStart"/>
            <w:ins w:id="678" w:author="Windows User" w:date="2018-05-19T23:04:00Z">
              <w:r w:rsidRPr="00F84AF9">
                <w:rPr>
                  <w:rFonts w:ascii="Arial" w:hAnsi="Arial" w:cs="Arial"/>
                  <w:sz w:val="28"/>
                  <w:szCs w:val="28"/>
                  <w:rPrChange w:id="679" w:author="Windows User" w:date="2018-05-19T23:04:00Z">
                    <w:rPr/>
                  </w:rPrChange>
                </w:rPr>
                <w:t>Hiển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80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81" w:author="Windows User" w:date="2018-05-19T23:04:00Z">
                    <w:rPr/>
                  </w:rPrChange>
                </w:rPr>
                <w:t>thị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82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83" w:author="Windows User" w:date="2018-05-19T23:04:00Z">
                    <w:rPr/>
                  </w:rPrChange>
                </w:rPr>
                <w:t>thông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84" w:author="Windows User" w:date="2018-05-19T23:04:00Z">
                    <w:rPr/>
                  </w:rPrChange>
                </w:rPr>
                <w:t xml:space="preserve"> tin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85" w:author="Windows User" w:date="2018-05-19T23:04:00Z">
                    <w:rPr/>
                  </w:rPrChange>
                </w:rPr>
                <w:t>sách</w:t>
              </w:r>
              <w:proofErr w:type="spellEnd"/>
            </w:ins>
          </w:p>
        </w:tc>
        <w:tc>
          <w:tcPr>
            <w:tcW w:w="2338" w:type="dxa"/>
          </w:tcPr>
          <w:p w:rsidR="00F84AF9" w:rsidRPr="00F84AF9" w:rsidRDefault="00F84AF9" w:rsidP="00822932">
            <w:pPr>
              <w:rPr>
                <w:ins w:id="686" w:author="Windows User" w:date="2018-05-19T23:04:00Z"/>
                <w:rFonts w:ascii="Arial" w:hAnsi="Arial" w:cs="Arial"/>
                <w:sz w:val="28"/>
                <w:szCs w:val="28"/>
                <w:rPrChange w:id="687" w:author="Windows User" w:date="2018-05-19T23:04:00Z">
                  <w:rPr>
                    <w:ins w:id="688" w:author="Windows User" w:date="2018-05-19T23:04:00Z"/>
                  </w:rPr>
                </w:rPrChange>
              </w:rPr>
            </w:pPr>
            <w:proofErr w:type="spellStart"/>
            <w:ins w:id="689" w:author="Windows User" w:date="2018-05-19T23:04:00Z">
              <w:r w:rsidRPr="00F84AF9">
                <w:rPr>
                  <w:rFonts w:ascii="Arial" w:hAnsi="Arial" w:cs="Arial"/>
                  <w:sz w:val="28"/>
                  <w:szCs w:val="28"/>
                  <w:rPrChange w:id="690" w:author="Windows User" w:date="2018-05-19T23:04:00Z">
                    <w:rPr/>
                  </w:rPrChange>
                </w:rPr>
                <w:t>Khi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91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92" w:author="Windows User" w:date="2018-05-19T23:04:00Z">
                    <w:rPr/>
                  </w:rPrChange>
                </w:rPr>
                <w:t>đã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93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94" w:author="Windows User" w:date="2018-05-19T23:04:00Z">
                    <w:rPr/>
                  </w:rPrChange>
                </w:rPr>
                <w:t>bấm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95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96" w:author="Windows User" w:date="2018-05-19T23:04:00Z">
                    <w:rPr/>
                  </w:rPrChange>
                </w:rPr>
                <w:t>chọn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97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698" w:author="Windows User" w:date="2018-05-19T23:04:00Z">
                    <w:rPr/>
                  </w:rPrChange>
                </w:rPr>
                <w:t>sách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699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700" w:author="Windows User" w:date="2018-05-19T23:04:00Z">
                    <w:rPr/>
                  </w:rPrChange>
                </w:rPr>
                <w:t>trong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701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702" w:author="Windows User" w:date="2018-05-19T23:04:00Z">
                    <w:rPr/>
                  </w:rPrChange>
                </w:rPr>
                <w:t>danh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703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704" w:author="Windows User" w:date="2018-05-19T23:04:00Z">
                    <w:rPr/>
                  </w:rPrChange>
                </w:rPr>
                <w:t>sách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705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706" w:author="Windows User" w:date="2018-05-19T23:04:00Z">
                    <w:rPr/>
                  </w:rPrChange>
                </w:rPr>
                <w:t>sách</w:t>
              </w:r>
              <w:proofErr w:type="spellEnd"/>
            </w:ins>
          </w:p>
        </w:tc>
        <w:tc>
          <w:tcPr>
            <w:tcW w:w="2338" w:type="dxa"/>
          </w:tcPr>
          <w:p w:rsidR="00F84AF9" w:rsidRPr="00F84AF9" w:rsidRDefault="00F84AF9" w:rsidP="00822932">
            <w:pPr>
              <w:rPr>
                <w:ins w:id="707" w:author="Windows User" w:date="2018-05-19T23:04:00Z"/>
                <w:rFonts w:ascii="Arial" w:hAnsi="Arial" w:cs="Arial"/>
                <w:sz w:val="28"/>
                <w:szCs w:val="28"/>
                <w:rPrChange w:id="708" w:author="Windows User" w:date="2018-05-19T23:04:00Z">
                  <w:rPr>
                    <w:ins w:id="709" w:author="Windows User" w:date="2018-05-19T23:04:00Z"/>
                  </w:rPr>
                </w:rPrChange>
              </w:rPr>
            </w:pPr>
          </w:p>
        </w:tc>
      </w:tr>
      <w:tr w:rsidR="00F84AF9" w:rsidTr="00822932">
        <w:trPr>
          <w:ins w:id="710" w:author="Windows User" w:date="2018-05-19T23:04:00Z"/>
        </w:trPr>
        <w:tc>
          <w:tcPr>
            <w:tcW w:w="2337" w:type="dxa"/>
          </w:tcPr>
          <w:p w:rsidR="00F84AF9" w:rsidRPr="00F84AF9" w:rsidRDefault="001A2C5E" w:rsidP="00822932">
            <w:pPr>
              <w:rPr>
                <w:ins w:id="711" w:author="Windows User" w:date="2018-05-19T23:04:00Z"/>
                <w:rFonts w:ascii="Arial" w:hAnsi="Arial" w:cs="Arial"/>
                <w:sz w:val="28"/>
                <w:szCs w:val="28"/>
                <w:rPrChange w:id="712" w:author="Windows User" w:date="2018-05-19T23:04:00Z">
                  <w:rPr>
                    <w:ins w:id="713" w:author="Windows User" w:date="2018-05-19T23:04:00Z"/>
                  </w:rPr>
                </w:rPrChange>
              </w:rPr>
            </w:pPr>
            <w:ins w:id="714" w:author="Windows User" w:date="2018-05-19T23:04:00Z">
              <w:r>
                <w:rPr>
                  <w:rFonts w:ascii="Arial" w:hAnsi="Arial" w:cs="Arial"/>
                  <w:sz w:val="28"/>
                  <w:szCs w:val="28"/>
                  <w:rPrChange w:id="715" w:author="Windows User" w:date="2018-05-19T23:04:00Z">
                    <w:rPr>
                      <w:rFonts w:ascii="Arial" w:hAnsi="Arial" w:cs="Arial"/>
                      <w:sz w:val="28"/>
                      <w:szCs w:val="28"/>
                    </w:rPr>
                  </w:rPrChange>
                </w:rPr>
                <w:t>4</w:t>
              </w:r>
            </w:ins>
          </w:p>
        </w:tc>
        <w:tc>
          <w:tcPr>
            <w:tcW w:w="2337" w:type="dxa"/>
          </w:tcPr>
          <w:p w:rsidR="00F84AF9" w:rsidRPr="00F84AF9" w:rsidRDefault="00F84AF9">
            <w:pPr>
              <w:rPr>
                <w:ins w:id="716" w:author="Windows User" w:date="2018-05-19T23:04:00Z"/>
                <w:rFonts w:ascii="Arial" w:hAnsi="Arial" w:cs="Arial"/>
                <w:sz w:val="28"/>
                <w:szCs w:val="28"/>
                <w:rPrChange w:id="717" w:author="Windows User" w:date="2018-05-19T23:04:00Z">
                  <w:rPr>
                    <w:ins w:id="718" w:author="Windows User" w:date="2018-05-19T23:04:00Z"/>
                  </w:rPr>
                </w:rPrChange>
              </w:rPr>
            </w:pPr>
            <w:proofErr w:type="spellStart"/>
            <w:ins w:id="719" w:author="Windows User" w:date="2018-05-19T23:04:00Z">
              <w:r w:rsidRPr="00F84AF9">
                <w:rPr>
                  <w:rFonts w:ascii="Arial" w:hAnsi="Arial" w:cs="Arial"/>
                  <w:sz w:val="28"/>
                  <w:szCs w:val="28"/>
                  <w:rPrChange w:id="720" w:author="Windows User" w:date="2018-05-19T23:04:00Z">
                    <w:rPr/>
                  </w:rPrChange>
                </w:rPr>
                <w:t>Hiển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721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722" w:author="Windows User" w:date="2018-05-19T23:04:00Z">
                    <w:rPr/>
                  </w:rPrChange>
                </w:rPr>
                <w:t>thị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723" w:author="Windows User" w:date="2018-05-19T23:04:00Z">
                    <w:rPr/>
                  </w:rPrChange>
                </w:rPr>
                <w:t xml:space="preserve"> </w:t>
              </w:r>
            </w:ins>
            <w:proofErr w:type="spellStart"/>
            <w:ins w:id="724" w:author="Windows User" w:date="2018-05-19T23:06:00Z">
              <w:r>
                <w:rPr>
                  <w:rFonts w:ascii="Arial" w:hAnsi="Arial" w:cs="Arial"/>
                  <w:sz w:val="28"/>
                  <w:szCs w:val="28"/>
                </w:rPr>
                <w:t>thông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tin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và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số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lượng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sáhc</w:t>
              </w:r>
            </w:ins>
            <w:proofErr w:type="spellEnd"/>
          </w:p>
        </w:tc>
        <w:tc>
          <w:tcPr>
            <w:tcW w:w="2338" w:type="dxa"/>
          </w:tcPr>
          <w:p w:rsidR="00F84AF9" w:rsidRPr="00F84AF9" w:rsidRDefault="00F84AF9" w:rsidP="00822932">
            <w:pPr>
              <w:rPr>
                <w:ins w:id="725" w:author="Windows User" w:date="2018-05-19T23:04:00Z"/>
                <w:rFonts w:ascii="Arial" w:hAnsi="Arial" w:cs="Arial"/>
                <w:sz w:val="28"/>
                <w:szCs w:val="28"/>
                <w:rPrChange w:id="726" w:author="Windows User" w:date="2018-05-19T23:04:00Z">
                  <w:rPr>
                    <w:ins w:id="727" w:author="Windows User" w:date="2018-05-19T23:04:00Z"/>
                  </w:rPr>
                </w:rPrChange>
              </w:rPr>
            </w:pPr>
            <w:proofErr w:type="spellStart"/>
            <w:ins w:id="728" w:author="Windows User" w:date="2018-05-19T23:04:00Z">
              <w:r w:rsidRPr="00F84AF9">
                <w:rPr>
                  <w:rFonts w:ascii="Arial" w:hAnsi="Arial" w:cs="Arial"/>
                  <w:sz w:val="28"/>
                  <w:szCs w:val="28"/>
                  <w:rPrChange w:id="729" w:author="Windows User" w:date="2018-05-19T23:04:00Z">
                    <w:rPr/>
                  </w:rPrChange>
                </w:rPr>
                <w:t>Khi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730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731" w:author="Windows User" w:date="2018-05-19T23:04:00Z">
                    <w:rPr/>
                  </w:rPrChange>
                </w:rPr>
                <w:t>bấm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732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733" w:author="Windows User" w:date="2018-05-19T23:04:00Z">
                    <w:rPr/>
                  </w:rPrChange>
                </w:rPr>
                <w:t>chọn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734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735" w:author="Windows User" w:date="2018-05-19T23:04:00Z">
                    <w:rPr/>
                  </w:rPrChange>
                </w:rPr>
                <w:t>tương</w:t>
              </w:r>
              <w:proofErr w:type="spellEnd"/>
              <w:r w:rsidRPr="00F84AF9">
                <w:rPr>
                  <w:rFonts w:ascii="Arial" w:hAnsi="Arial" w:cs="Arial"/>
                  <w:sz w:val="28"/>
                  <w:szCs w:val="28"/>
                  <w:rPrChange w:id="736" w:author="Windows User" w:date="2018-05-19T23:04:00Z">
                    <w:rPr/>
                  </w:rPrChange>
                </w:rPr>
                <w:t xml:space="preserve"> </w:t>
              </w:r>
              <w:proofErr w:type="spellStart"/>
              <w:r w:rsidRPr="00F84AF9">
                <w:rPr>
                  <w:rFonts w:ascii="Arial" w:hAnsi="Arial" w:cs="Arial"/>
                  <w:sz w:val="28"/>
                  <w:szCs w:val="28"/>
                  <w:rPrChange w:id="737" w:author="Windows User" w:date="2018-05-19T23:04:00Z">
                    <w:rPr/>
                  </w:rPrChange>
                </w:rPr>
                <w:t>ứ</w:t>
              </w:r>
              <w:r>
                <w:rPr>
                  <w:rFonts w:ascii="Arial" w:hAnsi="Arial" w:cs="Arial"/>
                  <w:sz w:val="28"/>
                  <w:szCs w:val="28"/>
                </w:rPr>
                <w:t>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trên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menu</w:t>
              </w:r>
            </w:ins>
          </w:p>
        </w:tc>
        <w:tc>
          <w:tcPr>
            <w:tcW w:w="2338" w:type="dxa"/>
          </w:tcPr>
          <w:p w:rsidR="00F84AF9" w:rsidRPr="00F84AF9" w:rsidRDefault="00F84AF9" w:rsidP="00822932">
            <w:pPr>
              <w:rPr>
                <w:ins w:id="738" w:author="Windows User" w:date="2018-05-19T23:04:00Z"/>
                <w:rFonts w:ascii="Arial" w:hAnsi="Arial" w:cs="Arial"/>
                <w:sz w:val="28"/>
                <w:szCs w:val="28"/>
                <w:rPrChange w:id="739" w:author="Windows User" w:date="2018-05-19T23:04:00Z">
                  <w:rPr>
                    <w:ins w:id="740" w:author="Windows User" w:date="2018-05-19T23:04:00Z"/>
                  </w:rPr>
                </w:rPrChange>
              </w:rPr>
            </w:pPr>
          </w:p>
        </w:tc>
      </w:tr>
      <w:tr w:rsidR="00F84AF9" w:rsidTr="00822932">
        <w:trPr>
          <w:ins w:id="741" w:author="Windows User" w:date="2018-05-19T23:06:00Z"/>
        </w:trPr>
        <w:tc>
          <w:tcPr>
            <w:tcW w:w="2337" w:type="dxa"/>
          </w:tcPr>
          <w:p w:rsidR="00F84AF9" w:rsidRPr="00F84AF9" w:rsidRDefault="00F84AF9" w:rsidP="00822932">
            <w:pPr>
              <w:rPr>
                <w:ins w:id="742" w:author="Windows User" w:date="2018-05-19T23:06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337" w:type="dxa"/>
          </w:tcPr>
          <w:p w:rsidR="00F84AF9" w:rsidRPr="00F84AF9" w:rsidRDefault="00F84AF9" w:rsidP="00822932">
            <w:pPr>
              <w:rPr>
                <w:ins w:id="743" w:author="Windows User" w:date="2018-05-19T23:06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338" w:type="dxa"/>
          </w:tcPr>
          <w:p w:rsidR="00F84AF9" w:rsidRPr="00F84AF9" w:rsidRDefault="00F84AF9" w:rsidP="00822932">
            <w:pPr>
              <w:rPr>
                <w:ins w:id="744" w:author="Windows User" w:date="2018-05-19T23:06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2338" w:type="dxa"/>
          </w:tcPr>
          <w:p w:rsidR="00F84AF9" w:rsidRPr="00F84AF9" w:rsidRDefault="00F84AF9" w:rsidP="00822932">
            <w:pPr>
              <w:rPr>
                <w:ins w:id="745" w:author="Windows User" w:date="2018-05-19T23:06:00Z"/>
                <w:rFonts w:ascii="Arial" w:hAnsi="Arial" w:cs="Arial"/>
                <w:sz w:val="28"/>
                <w:szCs w:val="28"/>
              </w:rPr>
            </w:pPr>
          </w:p>
        </w:tc>
      </w:tr>
    </w:tbl>
    <w:p w:rsidR="00551D06" w:rsidRDefault="00551D06" w:rsidP="0013639C">
      <w:pPr>
        <w:rPr>
          <w:ins w:id="746" w:author="Windows User" w:date="2018-05-20T10:55:00Z"/>
          <w:noProof/>
        </w:rPr>
      </w:pPr>
    </w:p>
    <w:p w:rsidR="00F84AF9" w:rsidRDefault="00551D06" w:rsidP="0013639C">
      <w:pPr>
        <w:rPr>
          <w:ins w:id="747" w:author="Windows User" w:date="2018-05-20T10:55:00Z"/>
          <w:rFonts w:ascii="Arial" w:hAnsi="Arial" w:cs="Arial"/>
          <w:sz w:val="28"/>
          <w:szCs w:val="28"/>
        </w:rPr>
      </w:pPr>
      <w:ins w:id="748" w:author="Windows User" w:date="2018-05-20T10:55:00Z">
        <w:r>
          <w:rPr>
            <w:noProof/>
          </w:rPr>
          <w:lastRenderedPageBreak/>
          <w:drawing>
            <wp:inline distT="0" distB="0" distL="0" distR="0" wp14:anchorId="0DF8E723" wp14:editId="20C7F458">
              <wp:extent cx="5733415" cy="3223208"/>
              <wp:effectExtent l="0" t="0" r="635" b="0"/>
              <wp:docPr id="7" name="Picture 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3415" cy="32232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551D06" w:rsidRDefault="00551D06" w:rsidP="0013639C">
      <w:pPr>
        <w:rPr>
          <w:ins w:id="749" w:author="Windows User" w:date="2018-05-20T10:55:00Z"/>
          <w:rFonts w:ascii="Arial" w:hAnsi="Arial" w:cs="Arial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7"/>
        <w:gridCol w:w="1773"/>
        <w:gridCol w:w="1149"/>
        <w:gridCol w:w="1742"/>
        <w:gridCol w:w="1193"/>
        <w:gridCol w:w="1173"/>
        <w:gridCol w:w="1153"/>
      </w:tblGrid>
      <w:tr w:rsidR="00551D06" w:rsidRPr="00423987" w:rsidTr="00423987">
        <w:trPr>
          <w:ins w:id="750" w:author="Windows User" w:date="2018-05-20T10:55:00Z"/>
        </w:trPr>
        <w:tc>
          <w:tcPr>
            <w:tcW w:w="1167" w:type="dxa"/>
          </w:tcPr>
          <w:p w:rsidR="00551D06" w:rsidRPr="00423987" w:rsidRDefault="00551D06" w:rsidP="00423987">
            <w:pPr>
              <w:rPr>
                <w:ins w:id="751" w:author="Windows User" w:date="2018-05-20T10:55:00Z"/>
                <w:rFonts w:ascii="Arial" w:hAnsi="Arial" w:cs="Arial"/>
                <w:sz w:val="28"/>
                <w:szCs w:val="28"/>
              </w:rPr>
            </w:pPr>
            <w:ins w:id="752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STT</w:t>
              </w:r>
            </w:ins>
          </w:p>
        </w:tc>
        <w:tc>
          <w:tcPr>
            <w:tcW w:w="1773" w:type="dxa"/>
          </w:tcPr>
          <w:p w:rsidR="00551D06" w:rsidRPr="00423987" w:rsidRDefault="00551D06" w:rsidP="00423987">
            <w:pPr>
              <w:rPr>
                <w:ins w:id="753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54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Tên</w:t>
              </w:r>
              <w:proofErr w:type="spellEnd"/>
            </w:ins>
          </w:p>
        </w:tc>
        <w:tc>
          <w:tcPr>
            <w:tcW w:w="1149" w:type="dxa"/>
          </w:tcPr>
          <w:p w:rsidR="00551D06" w:rsidRPr="00423987" w:rsidRDefault="00551D06" w:rsidP="00423987">
            <w:pPr>
              <w:rPr>
                <w:ins w:id="755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56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Kiểu</w:t>
              </w:r>
              <w:proofErr w:type="spellEnd"/>
            </w:ins>
          </w:p>
        </w:tc>
        <w:tc>
          <w:tcPr>
            <w:tcW w:w="1742" w:type="dxa"/>
          </w:tcPr>
          <w:p w:rsidR="00551D06" w:rsidRPr="00423987" w:rsidRDefault="00551D06" w:rsidP="00423987">
            <w:pPr>
              <w:rPr>
                <w:ins w:id="757" w:author="Windows User" w:date="2018-05-20T10:55:00Z"/>
                <w:rFonts w:ascii="Arial" w:hAnsi="Arial" w:cs="Arial"/>
                <w:sz w:val="28"/>
                <w:szCs w:val="28"/>
              </w:rPr>
            </w:pPr>
            <w:ins w:id="758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Ý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nghĩa</w:t>
              </w:r>
              <w:proofErr w:type="spellEnd"/>
            </w:ins>
          </w:p>
        </w:tc>
        <w:tc>
          <w:tcPr>
            <w:tcW w:w="1193" w:type="dxa"/>
          </w:tcPr>
          <w:p w:rsidR="00551D06" w:rsidRPr="00423987" w:rsidRDefault="00551D06" w:rsidP="00423987">
            <w:pPr>
              <w:rPr>
                <w:ins w:id="759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60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Miền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Giá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Trị</w:t>
              </w:r>
              <w:proofErr w:type="spellEnd"/>
            </w:ins>
          </w:p>
        </w:tc>
        <w:tc>
          <w:tcPr>
            <w:tcW w:w="1173" w:type="dxa"/>
          </w:tcPr>
          <w:p w:rsidR="00551D06" w:rsidRPr="00423987" w:rsidRDefault="00551D06" w:rsidP="00423987">
            <w:pPr>
              <w:rPr>
                <w:ins w:id="761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62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Giá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trị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mặc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định</w:t>
              </w:r>
              <w:proofErr w:type="spellEnd"/>
            </w:ins>
          </w:p>
        </w:tc>
        <w:tc>
          <w:tcPr>
            <w:tcW w:w="1153" w:type="dxa"/>
          </w:tcPr>
          <w:p w:rsidR="00551D06" w:rsidRPr="00423987" w:rsidRDefault="00551D06" w:rsidP="00423987">
            <w:pPr>
              <w:rPr>
                <w:ins w:id="763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64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Ghi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chú</w:t>
              </w:r>
              <w:proofErr w:type="spellEnd"/>
            </w:ins>
          </w:p>
        </w:tc>
      </w:tr>
      <w:tr w:rsidR="00551D06" w:rsidRPr="00423987" w:rsidTr="00423987">
        <w:trPr>
          <w:ins w:id="765" w:author="Windows User" w:date="2018-05-20T10:55:00Z"/>
        </w:trPr>
        <w:tc>
          <w:tcPr>
            <w:tcW w:w="1167" w:type="dxa"/>
          </w:tcPr>
          <w:p w:rsidR="00551D06" w:rsidRPr="00423987" w:rsidRDefault="00551D06" w:rsidP="00423987">
            <w:pPr>
              <w:rPr>
                <w:ins w:id="766" w:author="Windows User" w:date="2018-05-20T10:55:00Z"/>
                <w:rFonts w:ascii="Arial" w:hAnsi="Arial" w:cs="Arial"/>
                <w:sz w:val="28"/>
                <w:szCs w:val="28"/>
              </w:rPr>
            </w:pPr>
            <w:ins w:id="767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1</w:t>
              </w:r>
            </w:ins>
          </w:p>
        </w:tc>
        <w:tc>
          <w:tcPr>
            <w:tcW w:w="1773" w:type="dxa"/>
          </w:tcPr>
          <w:p w:rsidR="00551D06" w:rsidRPr="00423987" w:rsidRDefault="00551D06" w:rsidP="00423987">
            <w:pPr>
              <w:rPr>
                <w:ins w:id="768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69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ImageWeb</w:t>
              </w:r>
              <w:proofErr w:type="spellEnd"/>
            </w:ins>
          </w:p>
        </w:tc>
        <w:tc>
          <w:tcPr>
            <w:tcW w:w="1149" w:type="dxa"/>
          </w:tcPr>
          <w:p w:rsidR="00551D06" w:rsidRPr="00423987" w:rsidRDefault="00551D06" w:rsidP="00423987">
            <w:pPr>
              <w:rPr>
                <w:ins w:id="770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71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Img</w:t>
              </w:r>
              <w:proofErr w:type="spellEnd"/>
            </w:ins>
          </w:p>
        </w:tc>
        <w:tc>
          <w:tcPr>
            <w:tcW w:w="1742" w:type="dxa"/>
          </w:tcPr>
          <w:p w:rsidR="00551D06" w:rsidRPr="00423987" w:rsidRDefault="00551D06" w:rsidP="00423987">
            <w:pPr>
              <w:rPr>
                <w:ins w:id="772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73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Trang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trí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trang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web</w:t>
              </w:r>
            </w:ins>
          </w:p>
        </w:tc>
        <w:tc>
          <w:tcPr>
            <w:tcW w:w="1193" w:type="dxa"/>
          </w:tcPr>
          <w:p w:rsidR="00551D06" w:rsidRPr="00423987" w:rsidRDefault="00551D06" w:rsidP="00423987">
            <w:pPr>
              <w:rPr>
                <w:ins w:id="774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551D06" w:rsidRPr="00423987" w:rsidRDefault="00551D06" w:rsidP="00423987">
            <w:pPr>
              <w:rPr>
                <w:ins w:id="775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551D06" w:rsidRPr="00423987" w:rsidRDefault="00551D06" w:rsidP="00423987">
            <w:pPr>
              <w:rPr>
                <w:ins w:id="776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</w:tr>
      <w:tr w:rsidR="00551D06" w:rsidRPr="00423987" w:rsidTr="00423987">
        <w:trPr>
          <w:ins w:id="777" w:author="Windows User" w:date="2018-05-20T10:55:00Z"/>
        </w:trPr>
        <w:tc>
          <w:tcPr>
            <w:tcW w:w="1167" w:type="dxa"/>
          </w:tcPr>
          <w:p w:rsidR="00551D06" w:rsidRPr="00423987" w:rsidRDefault="00551D06" w:rsidP="00423987">
            <w:pPr>
              <w:rPr>
                <w:ins w:id="778" w:author="Windows User" w:date="2018-05-20T10:55:00Z"/>
                <w:rFonts w:ascii="Arial" w:hAnsi="Arial" w:cs="Arial"/>
                <w:sz w:val="28"/>
                <w:szCs w:val="28"/>
              </w:rPr>
            </w:pPr>
            <w:ins w:id="779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2</w:t>
              </w:r>
            </w:ins>
          </w:p>
        </w:tc>
        <w:tc>
          <w:tcPr>
            <w:tcW w:w="1773" w:type="dxa"/>
          </w:tcPr>
          <w:p w:rsidR="00551D06" w:rsidRPr="00423987" w:rsidRDefault="001A2C5E" w:rsidP="00423987">
            <w:pPr>
              <w:rPr>
                <w:ins w:id="780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81" w:author="Windows User" w:date="2018-05-20T10:57:00Z">
              <w:r>
                <w:rPr>
                  <w:rFonts w:ascii="Arial" w:hAnsi="Arial" w:cs="Arial"/>
                  <w:sz w:val="28"/>
                  <w:szCs w:val="28"/>
                </w:rPr>
                <w:t>Thông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tin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phiếu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</w:ins>
            <w:proofErr w:type="spellEnd"/>
          </w:p>
        </w:tc>
        <w:tc>
          <w:tcPr>
            <w:tcW w:w="1149" w:type="dxa"/>
          </w:tcPr>
          <w:p w:rsidR="00551D06" w:rsidRPr="00423987" w:rsidRDefault="00551D06" w:rsidP="00423987">
            <w:pPr>
              <w:rPr>
                <w:ins w:id="782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742" w:type="dxa"/>
          </w:tcPr>
          <w:p w:rsidR="00551D06" w:rsidRPr="00423987" w:rsidRDefault="001A2C5E" w:rsidP="00423987">
            <w:pPr>
              <w:rPr>
                <w:ins w:id="783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84" w:author="Windows User" w:date="2018-05-20T10:57:00Z">
              <w:r>
                <w:rPr>
                  <w:rFonts w:ascii="Arial" w:hAnsi="Arial" w:cs="Arial"/>
                  <w:sz w:val="28"/>
                  <w:szCs w:val="28"/>
                </w:rPr>
                <w:t>Chứa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các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chức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năng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của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phiếu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</w:ins>
            <w:proofErr w:type="spellEnd"/>
          </w:p>
        </w:tc>
        <w:tc>
          <w:tcPr>
            <w:tcW w:w="1193" w:type="dxa"/>
          </w:tcPr>
          <w:p w:rsidR="00551D06" w:rsidRPr="00423987" w:rsidRDefault="00551D06" w:rsidP="00423987">
            <w:pPr>
              <w:rPr>
                <w:ins w:id="785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551D06" w:rsidRPr="00423987" w:rsidRDefault="00551D06" w:rsidP="00423987">
            <w:pPr>
              <w:rPr>
                <w:ins w:id="786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551D06" w:rsidRPr="00423987" w:rsidRDefault="00551D06" w:rsidP="00423987">
            <w:pPr>
              <w:rPr>
                <w:ins w:id="787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</w:tr>
      <w:tr w:rsidR="00551D06" w:rsidRPr="00423987" w:rsidTr="00423987">
        <w:trPr>
          <w:ins w:id="788" w:author="Windows User" w:date="2018-05-20T10:55:00Z"/>
        </w:trPr>
        <w:tc>
          <w:tcPr>
            <w:tcW w:w="1167" w:type="dxa"/>
          </w:tcPr>
          <w:p w:rsidR="00551D06" w:rsidRPr="00423987" w:rsidRDefault="00551D06" w:rsidP="00423987">
            <w:pPr>
              <w:rPr>
                <w:ins w:id="789" w:author="Windows User" w:date="2018-05-20T10:55:00Z"/>
                <w:rFonts w:ascii="Arial" w:hAnsi="Arial" w:cs="Arial"/>
                <w:sz w:val="28"/>
                <w:szCs w:val="28"/>
              </w:rPr>
            </w:pPr>
            <w:ins w:id="790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3</w:t>
              </w:r>
            </w:ins>
          </w:p>
        </w:tc>
        <w:tc>
          <w:tcPr>
            <w:tcW w:w="1773" w:type="dxa"/>
          </w:tcPr>
          <w:p w:rsidR="00551D06" w:rsidRPr="00423987" w:rsidRDefault="001A2C5E" w:rsidP="00423987">
            <w:pPr>
              <w:rPr>
                <w:ins w:id="791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92" w:author="Windows User" w:date="2018-05-20T10:58:00Z">
              <w:r>
                <w:rPr>
                  <w:rFonts w:ascii="Arial" w:hAnsi="Arial" w:cs="Arial"/>
                  <w:sz w:val="28"/>
                  <w:szCs w:val="28"/>
                </w:rPr>
                <w:t>Btn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cập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nhật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</w:p>
        </w:tc>
        <w:tc>
          <w:tcPr>
            <w:tcW w:w="1149" w:type="dxa"/>
          </w:tcPr>
          <w:p w:rsidR="00551D06" w:rsidRPr="00423987" w:rsidRDefault="001A2C5E" w:rsidP="00423987">
            <w:pPr>
              <w:rPr>
                <w:ins w:id="793" w:author="Windows User" w:date="2018-05-20T10:55:00Z"/>
                <w:rFonts w:ascii="Arial" w:hAnsi="Arial" w:cs="Arial"/>
                <w:sz w:val="28"/>
                <w:szCs w:val="28"/>
              </w:rPr>
            </w:pPr>
            <w:ins w:id="794" w:author="Windows User" w:date="2018-05-20T10:58:00Z">
              <w:r>
                <w:rPr>
                  <w:rFonts w:ascii="Arial" w:hAnsi="Arial" w:cs="Arial"/>
                  <w:sz w:val="28"/>
                  <w:szCs w:val="28"/>
                </w:rPr>
                <w:t>button</w:t>
              </w:r>
            </w:ins>
          </w:p>
        </w:tc>
        <w:tc>
          <w:tcPr>
            <w:tcW w:w="1742" w:type="dxa"/>
          </w:tcPr>
          <w:p w:rsidR="00551D06" w:rsidRPr="00423987" w:rsidRDefault="001A2C5E" w:rsidP="00423987">
            <w:pPr>
              <w:rPr>
                <w:ins w:id="795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796" w:author="Windows User" w:date="2018-05-20T10:58:00Z">
              <w:r>
                <w:rPr>
                  <w:rFonts w:ascii="Arial" w:hAnsi="Arial" w:cs="Arial"/>
                  <w:sz w:val="28"/>
                  <w:szCs w:val="28"/>
                </w:rPr>
                <w:t>Để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thay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đổi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số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lượng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</w:ins>
            <w:proofErr w:type="spellEnd"/>
          </w:p>
        </w:tc>
        <w:tc>
          <w:tcPr>
            <w:tcW w:w="1193" w:type="dxa"/>
          </w:tcPr>
          <w:p w:rsidR="00551D06" w:rsidRPr="00423987" w:rsidRDefault="00551D06" w:rsidP="00423987">
            <w:pPr>
              <w:rPr>
                <w:ins w:id="797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551D06" w:rsidRPr="00423987" w:rsidRDefault="00551D06" w:rsidP="00423987">
            <w:pPr>
              <w:rPr>
                <w:ins w:id="798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551D06" w:rsidRPr="00423987" w:rsidRDefault="00551D06" w:rsidP="00423987">
            <w:pPr>
              <w:rPr>
                <w:ins w:id="799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</w:tr>
      <w:tr w:rsidR="00551D06" w:rsidRPr="00423987" w:rsidTr="00423987">
        <w:trPr>
          <w:ins w:id="800" w:author="Windows User" w:date="2018-05-20T10:55:00Z"/>
        </w:trPr>
        <w:tc>
          <w:tcPr>
            <w:tcW w:w="1167" w:type="dxa"/>
          </w:tcPr>
          <w:p w:rsidR="00551D06" w:rsidRPr="00423987" w:rsidRDefault="00551D06" w:rsidP="00423987">
            <w:pPr>
              <w:rPr>
                <w:ins w:id="801" w:author="Windows User" w:date="2018-05-20T10:55:00Z"/>
                <w:rFonts w:ascii="Arial" w:hAnsi="Arial" w:cs="Arial"/>
                <w:sz w:val="28"/>
                <w:szCs w:val="28"/>
              </w:rPr>
            </w:pPr>
            <w:ins w:id="802" w:author="Windows User" w:date="2018-05-20T10:55:00Z">
              <w:r w:rsidRPr="00423987">
                <w:rPr>
                  <w:rFonts w:ascii="Arial" w:hAnsi="Arial" w:cs="Arial"/>
                  <w:sz w:val="28"/>
                  <w:szCs w:val="28"/>
                </w:rPr>
                <w:t>4</w:t>
              </w:r>
            </w:ins>
          </w:p>
        </w:tc>
        <w:tc>
          <w:tcPr>
            <w:tcW w:w="1773" w:type="dxa"/>
          </w:tcPr>
          <w:p w:rsidR="00551D06" w:rsidRPr="00423987" w:rsidRDefault="00551D06" w:rsidP="001A2C5E">
            <w:pPr>
              <w:rPr>
                <w:ins w:id="803" w:author="Windows User" w:date="2018-05-20T10:55:00Z"/>
                <w:rFonts w:ascii="Arial" w:hAnsi="Arial" w:cs="Arial"/>
                <w:sz w:val="28"/>
                <w:szCs w:val="28"/>
              </w:rPr>
              <w:pPrChange w:id="804" w:author="Windows User" w:date="2018-05-20T10:59:00Z">
                <w:pPr/>
              </w:pPrChange>
            </w:pPr>
            <w:proofErr w:type="spellStart"/>
            <w:ins w:id="805" w:author="Windows User" w:date="2018-05-20T10:55:00Z">
              <w:r>
                <w:rPr>
                  <w:rFonts w:ascii="Arial" w:hAnsi="Arial" w:cs="Arial"/>
                  <w:sz w:val="28"/>
                  <w:szCs w:val="28"/>
                </w:rPr>
                <w:t>Btn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  <w:proofErr w:type="spellStart"/>
            <w:ins w:id="806" w:author="Windows User" w:date="2018-05-20T10:59:00Z">
              <w:r w:rsidR="001A2C5E">
                <w:rPr>
                  <w:rFonts w:ascii="Arial" w:hAnsi="Arial" w:cs="Arial"/>
                  <w:sz w:val="28"/>
                  <w:szCs w:val="28"/>
                </w:rPr>
                <w:t>xóa</w:t>
              </w:r>
            </w:ins>
            <w:proofErr w:type="spellEnd"/>
          </w:p>
        </w:tc>
        <w:tc>
          <w:tcPr>
            <w:tcW w:w="1149" w:type="dxa"/>
          </w:tcPr>
          <w:p w:rsidR="00551D06" w:rsidRPr="00423987" w:rsidRDefault="001A2C5E" w:rsidP="00423987">
            <w:pPr>
              <w:rPr>
                <w:ins w:id="807" w:author="Windows User" w:date="2018-05-20T10:55:00Z"/>
                <w:rFonts w:ascii="Arial" w:hAnsi="Arial" w:cs="Arial"/>
                <w:sz w:val="28"/>
                <w:szCs w:val="28"/>
              </w:rPr>
            </w:pPr>
            <w:ins w:id="808" w:author="Windows User" w:date="2018-05-20T10:59:00Z">
              <w:r>
                <w:rPr>
                  <w:rFonts w:ascii="Arial" w:hAnsi="Arial" w:cs="Arial"/>
                  <w:sz w:val="28"/>
                  <w:szCs w:val="28"/>
                </w:rPr>
                <w:t>Button</w:t>
              </w:r>
            </w:ins>
          </w:p>
        </w:tc>
        <w:tc>
          <w:tcPr>
            <w:tcW w:w="1742" w:type="dxa"/>
          </w:tcPr>
          <w:p w:rsidR="00551D06" w:rsidRPr="00423987" w:rsidRDefault="001A2C5E" w:rsidP="00423987">
            <w:pPr>
              <w:rPr>
                <w:ins w:id="809" w:author="Windows User" w:date="2018-05-20T10:55:00Z"/>
                <w:rFonts w:ascii="Arial" w:hAnsi="Arial" w:cs="Arial"/>
                <w:sz w:val="28"/>
                <w:szCs w:val="28"/>
              </w:rPr>
            </w:pPr>
            <w:proofErr w:type="spellStart"/>
            <w:ins w:id="810" w:author="Windows User" w:date="2018-05-20T10:59:00Z"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</w:ins>
            <w:proofErr w:type="spellEnd"/>
          </w:p>
        </w:tc>
        <w:tc>
          <w:tcPr>
            <w:tcW w:w="1193" w:type="dxa"/>
          </w:tcPr>
          <w:p w:rsidR="00551D06" w:rsidRPr="00423987" w:rsidRDefault="00551D06" w:rsidP="00423987">
            <w:pPr>
              <w:rPr>
                <w:ins w:id="811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551D06" w:rsidRPr="00423987" w:rsidRDefault="00551D06" w:rsidP="00423987">
            <w:pPr>
              <w:rPr>
                <w:ins w:id="812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551D06" w:rsidRPr="00423987" w:rsidRDefault="00551D06" w:rsidP="00423987">
            <w:pPr>
              <w:rPr>
                <w:ins w:id="813" w:author="Windows User" w:date="2018-05-20T10:55:00Z"/>
                <w:rFonts w:ascii="Arial" w:hAnsi="Arial" w:cs="Arial"/>
                <w:sz w:val="28"/>
                <w:szCs w:val="28"/>
              </w:rPr>
            </w:pPr>
          </w:p>
        </w:tc>
      </w:tr>
      <w:tr w:rsidR="001A2C5E" w:rsidRPr="00423987" w:rsidTr="00423987">
        <w:trPr>
          <w:ins w:id="814" w:author="Windows User" w:date="2018-05-20T11:00:00Z"/>
        </w:trPr>
        <w:tc>
          <w:tcPr>
            <w:tcW w:w="1167" w:type="dxa"/>
          </w:tcPr>
          <w:p w:rsidR="001A2C5E" w:rsidRPr="00423987" w:rsidRDefault="001A2C5E" w:rsidP="00423987">
            <w:pPr>
              <w:rPr>
                <w:ins w:id="815" w:author="Windows User" w:date="2018-05-20T11:00:00Z"/>
                <w:rFonts w:ascii="Arial" w:hAnsi="Arial" w:cs="Arial"/>
                <w:sz w:val="28"/>
                <w:szCs w:val="28"/>
              </w:rPr>
            </w:pPr>
            <w:ins w:id="816" w:author="Windows User" w:date="2018-05-20T11:00:00Z">
              <w:r>
                <w:rPr>
                  <w:rFonts w:ascii="Arial" w:hAnsi="Arial" w:cs="Arial"/>
                  <w:sz w:val="28"/>
                  <w:szCs w:val="28"/>
                </w:rPr>
                <w:t>5</w:t>
              </w:r>
            </w:ins>
          </w:p>
        </w:tc>
        <w:tc>
          <w:tcPr>
            <w:tcW w:w="1773" w:type="dxa"/>
          </w:tcPr>
          <w:p w:rsidR="001A2C5E" w:rsidRDefault="001A2C5E" w:rsidP="001A2C5E">
            <w:pPr>
              <w:rPr>
                <w:ins w:id="817" w:author="Windows User" w:date="2018-05-20T11:00:00Z"/>
                <w:rFonts w:ascii="Arial" w:hAnsi="Arial" w:cs="Arial"/>
                <w:sz w:val="28"/>
                <w:szCs w:val="28"/>
              </w:rPr>
            </w:pPr>
            <w:proofErr w:type="spellStart"/>
            <w:ins w:id="818" w:author="Windows User" w:date="2018-05-20T11:00:00Z">
              <w:r>
                <w:rPr>
                  <w:rFonts w:ascii="Arial" w:hAnsi="Arial" w:cs="Arial"/>
                  <w:sz w:val="28"/>
                  <w:szCs w:val="28"/>
                </w:rPr>
                <w:t>Btn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phiếu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</w:ins>
          </w:p>
        </w:tc>
        <w:tc>
          <w:tcPr>
            <w:tcW w:w="1149" w:type="dxa"/>
          </w:tcPr>
          <w:p w:rsidR="001A2C5E" w:rsidRDefault="001A2C5E" w:rsidP="00423987">
            <w:pPr>
              <w:rPr>
                <w:ins w:id="819" w:author="Windows User" w:date="2018-05-20T11:00:00Z"/>
                <w:rFonts w:ascii="Arial" w:hAnsi="Arial" w:cs="Arial"/>
                <w:sz w:val="28"/>
                <w:szCs w:val="28"/>
              </w:rPr>
            </w:pPr>
            <w:ins w:id="820" w:author="Windows User" w:date="2018-05-20T11:00:00Z">
              <w:r>
                <w:rPr>
                  <w:rFonts w:ascii="Arial" w:hAnsi="Arial" w:cs="Arial"/>
                  <w:sz w:val="28"/>
                  <w:szCs w:val="28"/>
                </w:rPr>
                <w:t>Button</w:t>
              </w:r>
            </w:ins>
          </w:p>
        </w:tc>
        <w:tc>
          <w:tcPr>
            <w:tcW w:w="1742" w:type="dxa"/>
          </w:tcPr>
          <w:p w:rsidR="001A2C5E" w:rsidRDefault="001A2C5E" w:rsidP="00423987">
            <w:pPr>
              <w:rPr>
                <w:ins w:id="821" w:author="Windows User" w:date="2018-05-20T11:00:00Z"/>
                <w:rFonts w:ascii="Arial" w:hAnsi="Arial" w:cs="Arial"/>
                <w:sz w:val="28"/>
                <w:szCs w:val="28"/>
              </w:rPr>
            </w:pPr>
            <w:proofErr w:type="spellStart"/>
            <w:ins w:id="822" w:author="Windows User" w:date="2018-05-20T11:01:00Z"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phiếu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</w:p>
        </w:tc>
        <w:tc>
          <w:tcPr>
            <w:tcW w:w="1193" w:type="dxa"/>
          </w:tcPr>
          <w:p w:rsidR="001A2C5E" w:rsidRPr="00423987" w:rsidRDefault="001A2C5E" w:rsidP="00423987">
            <w:pPr>
              <w:rPr>
                <w:ins w:id="823" w:author="Windows User" w:date="2018-05-20T11:00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1A2C5E" w:rsidRPr="00423987" w:rsidRDefault="001A2C5E" w:rsidP="00423987">
            <w:pPr>
              <w:rPr>
                <w:ins w:id="824" w:author="Windows User" w:date="2018-05-20T11:00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1A2C5E" w:rsidRPr="00423987" w:rsidRDefault="001A2C5E" w:rsidP="00423987">
            <w:pPr>
              <w:rPr>
                <w:ins w:id="825" w:author="Windows User" w:date="2018-05-20T11:00:00Z"/>
                <w:rFonts w:ascii="Arial" w:hAnsi="Arial" w:cs="Arial"/>
                <w:sz w:val="28"/>
                <w:szCs w:val="28"/>
              </w:rPr>
            </w:pPr>
          </w:p>
        </w:tc>
      </w:tr>
      <w:tr w:rsidR="001A2C5E" w:rsidRPr="00423987" w:rsidTr="00423987">
        <w:trPr>
          <w:ins w:id="826" w:author="Windows User" w:date="2018-05-20T11:00:00Z"/>
        </w:trPr>
        <w:tc>
          <w:tcPr>
            <w:tcW w:w="1167" w:type="dxa"/>
          </w:tcPr>
          <w:p w:rsidR="001A2C5E" w:rsidRPr="00423987" w:rsidRDefault="001A2C5E" w:rsidP="00423987">
            <w:pPr>
              <w:rPr>
                <w:ins w:id="827" w:author="Windows User" w:date="2018-05-20T11:00:00Z"/>
                <w:rFonts w:ascii="Arial" w:hAnsi="Arial" w:cs="Arial"/>
                <w:sz w:val="28"/>
                <w:szCs w:val="28"/>
              </w:rPr>
            </w:pPr>
            <w:ins w:id="828" w:author="Windows User" w:date="2018-05-20T11:01:00Z">
              <w:r>
                <w:rPr>
                  <w:rFonts w:ascii="Arial" w:hAnsi="Arial" w:cs="Arial"/>
                  <w:sz w:val="28"/>
                  <w:szCs w:val="28"/>
                </w:rPr>
                <w:t>6</w:t>
              </w:r>
            </w:ins>
          </w:p>
        </w:tc>
        <w:tc>
          <w:tcPr>
            <w:tcW w:w="1773" w:type="dxa"/>
          </w:tcPr>
          <w:p w:rsidR="001A2C5E" w:rsidRDefault="001A2C5E" w:rsidP="001A2C5E">
            <w:pPr>
              <w:rPr>
                <w:ins w:id="829" w:author="Windows User" w:date="2018-05-20T11:00:00Z"/>
                <w:rFonts w:ascii="Arial" w:hAnsi="Arial" w:cs="Arial"/>
                <w:sz w:val="28"/>
                <w:szCs w:val="28"/>
              </w:rPr>
            </w:pPr>
            <w:proofErr w:type="spellStart"/>
            <w:ins w:id="830" w:author="Windows User" w:date="2018-05-20T11:01:00Z">
              <w:r>
                <w:rPr>
                  <w:rFonts w:ascii="Arial" w:hAnsi="Arial" w:cs="Arial"/>
                  <w:sz w:val="28"/>
                  <w:szCs w:val="28"/>
                </w:rPr>
                <w:t>Btn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</w:ins>
            <w:proofErr w:type="spellEnd"/>
          </w:p>
        </w:tc>
        <w:tc>
          <w:tcPr>
            <w:tcW w:w="1149" w:type="dxa"/>
          </w:tcPr>
          <w:p w:rsidR="001A2C5E" w:rsidRDefault="001A2C5E" w:rsidP="00423987">
            <w:pPr>
              <w:rPr>
                <w:ins w:id="831" w:author="Windows User" w:date="2018-05-20T11:00:00Z"/>
                <w:rFonts w:ascii="Arial" w:hAnsi="Arial" w:cs="Arial"/>
                <w:sz w:val="28"/>
                <w:szCs w:val="28"/>
              </w:rPr>
            </w:pPr>
            <w:ins w:id="832" w:author="Windows User" w:date="2018-05-20T11:01:00Z">
              <w:r>
                <w:rPr>
                  <w:rFonts w:ascii="Arial" w:hAnsi="Arial" w:cs="Arial"/>
                  <w:sz w:val="28"/>
                  <w:szCs w:val="28"/>
                </w:rPr>
                <w:t>Button</w:t>
              </w:r>
            </w:ins>
          </w:p>
        </w:tc>
        <w:tc>
          <w:tcPr>
            <w:tcW w:w="1742" w:type="dxa"/>
          </w:tcPr>
          <w:p w:rsidR="001A2C5E" w:rsidRDefault="001A2C5E" w:rsidP="00423987">
            <w:pPr>
              <w:rPr>
                <w:ins w:id="833" w:author="Windows User" w:date="2018-05-20T11:00:00Z"/>
                <w:rFonts w:ascii="Arial" w:hAnsi="Arial" w:cs="Arial"/>
                <w:sz w:val="28"/>
                <w:szCs w:val="28"/>
              </w:rPr>
            </w:pPr>
            <w:proofErr w:type="spellStart"/>
            <w:ins w:id="834" w:author="Windows User" w:date="2018-05-20T11:01:00Z"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</w:ins>
            <w:proofErr w:type="spellEnd"/>
          </w:p>
        </w:tc>
        <w:tc>
          <w:tcPr>
            <w:tcW w:w="1193" w:type="dxa"/>
          </w:tcPr>
          <w:p w:rsidR="001A2C5E" w:rsidRPr="00423987" w:rsidRDefault="001A2C5E" w:rsidP="00423987">
            <w:pPr>
              <w:rPr>
                <w:ins w:id="835" w:author="Windows User" w:date="2018-05-20T11:00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1A2C5E" w:rsidRPr="00423987" w:rsidRDefault="001A2C5E" w:rsidP="00423987">
            <w:pPr>
              <w:rPr>
                <w:ins w:id="836" w:author="Windows User" w:date="2018-05-20T11:00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1A2C5E" w:rsidRPr="00423987" w:rsidRDefault="001A2C5E" w:rsidP="00423987">
            <w:pPr>
              <w:rPr>
                <w:ins w:id="837" w:author="Windows User" w:date="2018-05-20T11:00:00Z"/>
                <w:rFonts w:ascii="Arial" w:hAnsi="Arial" w:cs="Arial"/>
                <w:sz w:val="28"/>
                <w:szCs w:val="28"/>
              </w:rPr>
            </w:pPr>
          </w:p>
        </w:tc>
      </w:tr>
    </w:tbl>
    <w:p w:rsidR="00551D06" w:rsidRDefault="00551D06" w:rsidP="0013639C">
      <w:pPr>
        <w:rPr>
          <w:ins w:id="838" w:author="Windows User" w:date="2018-05-20T11:02:00Z"/>
          <w:rFonts w:ascii="Arial" w:hAnsi="Arial" w:cs="Arial"/>
          <w:sz w:val="28"/>
          <w:szCs w:val="28"/>
        </w:rPr>
      </w:pPr>
    </w:p>
    <w:p w:rsidR="001A2C5E" w:rsidRDefault="001A2C5E" w:rsidP="0013639C">
      <w:pPr>
        <w:rPr>
          <w:ins w:id="839" w:author="Windows User" w:date="2018-05-20T11:02:00Z"/>
          <w:rFonts w:ascii="Arial" w:hAnsi="Arial" w:cs="Arial"/>
          <w:sz w:val="28"/>
          <w:szCs w:val="28"/>
        </w:rPr>
      </w:pPr>
      <w:ins w:id="840" w:author="Windows User" w:date="2018-05-20T11:02:00Z">
        <w:r>
          <w:rPr>
            <w:noProof/>
          </w:rPr>
          <w:lastRenderedPageBreak/>
          <w:drawing>
            <wp:inline distT="0" distB="0" distL="0" distR="0" wp14:anchorId="524A8C78" wp14:editId="10FBC61E">
              <wp:extent cx="5733415" cy="3223208"/>
              <wp:effectExtent l="0" t="0" r="635" b="0"/>
              <wp:docPr id="11" name="Pictur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3415" cy="3223208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1A2C5E" w:rsidRPr="00423987" w:rsidTr="00423987">
        <w:trPr>
          <w:ins w:id="841" w:author="Windows User" w:date="2018-05-20T11:02:00Z"/>
        </w:trPr>
        <w:tc>
          <w:tcPr>
            <w:tcW w:w="2337" w:type="dxa"/>
          </w:tcPr>
          <w:p w:rsidR="001A2C5E" w:rsidRPr="00423987" w:rsidRDefault="001A2C5E" w:rsidP="00423987">
            <w:pPr>
              <w:rPr>
                <w:ins w:id="842" w:author="Windows User" w:date="2018-05-20T11:02:00Z"/>
                <w:rFonts w:ascii="Arial" w:hAnsi="Arial" w:cs="Arial"/>
                <w:sz w:val="28"/>
                <w:szCs w:val="28"/>
              </w:rPr>
            </w:pPr>
            <w:ins w:id="843" w:author="Windows User" w:date="2018-05-20T11:02:00Z">
              <w:r w:rsidRPr="00423987">
                <w:rPr>
                  <w:rFonts w:ascii="Arial" w:hAnsi="Arial" w:cs="Arial"/>
                  <w:sz w:val="28"/>
                  <w:szCs w:val="28"/>
                </w:rPr>
                <w:t>BC</w:t>
              </w:r>
            </w:ins>
          </w:p>
        </w:tc>
        <w:tc>
          <w:tcPr>
            <w:tcW w:w="2337" w:type="dxa"/>
          </w:tcPr>
          <w:p w:rsidR="001A2C5E" w:rsidRPr="00423987" w:rsidRDefault="001A2C5E" w:rsidP="00423987">
            <w:pPr>
              <w:rPr>
                <w:ins w:id="844" w:author="Windows User" w:date="2018-05-20T11:02:00Z"/>
                <w:rFonts w:ascii="Arial" w:hAnsi="Arial" w:cs="Arial"/>
                <w:sz w:val="28"/>
                <w:szCs w:val="28"/>
              </w:rPr>
            </w:pPr>
            <w:proofErr w:type="spellStart"/>
            <w:ins w:id="845" w:author="Windows User" w:date="2018-05-20T11:02:00Z">
              <w:r w:rsidRPr="00423987">
                <w:rPr>
                  <w:rFonts w:ascii="Arial" w:hAnsi="Arial" w:cs="Arial"/>
                  <w:sz w:val="28"/>
                  <w:szCs w:val="28"/>
                </w:rPr>
                <w:t>Tên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biến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cố</w:t>
              </w:r>
              <w:proofErr w:type="spellEnd"/>
            </w:ins>
          </w:p>
        </w:tc>
        <w:tc>
          <w:tcPr>
            <w:tcW w:w="2338" w:type="dxa"/>
          </w:tcPr>
          <w:p w:rsidR="001A2C5E" w:rsidRPr="00423987" w:rsidRDefault="001A2C5E" w:rsidP="00423987">
            <w:pPr>
              <w:rPr>
                <w:ins w:id="846" w:author="Windows User" w:date="2018-05-20T11:02:00Z"/>
                <w:rFonts w:ascii="Arial" w:hAnsi="Arial" w:cs="Arial"/>
                <w:sz w:val="28"/>
                <w:szCs w:val="28"/>
              </w:rPr>
            </w:pPr>
            <w:proofErr w:type="spellStart"/>
            <w:ins w:id="847" w:author="Windows User" w:date="2018-05-20T11:02:00Z">
              <w:r w:rsidRPr="00423987">
                <w:rPr>
                  <w:rFonts w:ascii="Arial" w:hAnsi="Arial" w:cs="Arial"/>
                  <w:sz w:val="28"/>
                  <w:szCs w:val="28"/>
                </w:rPr>
                <w:t>Điều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kiện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kích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hoạt</w:t>
              </w:r>
              <w:proofErr w:type="spellEnd"/>
            </w:ins>
          </w:p>
        </w:tc>
        <w:tc>
          <w:tcPr>
            <w:tcW w:w="2338" w:type="dxa"/>
          </w:tcPr>
          <w:p w:rsidR="001A2C5E" w:rsidRPr="00423987" w:rsidRDefault="001A2C5E" w:rsidP="00423987">
            <w:pPr>
              <w:rPr>
                <w:ins w:id="848" w:author="Windows User" w:date="2018-05-20T11:02:00Z"/>
                <w:rFonts w:ascii="Arial" w:hAnsi="Arial" w:cs="Arial"/>
                <w:sz w:val="28"/>
                <w:szCs w:val="28"/>
              </w:rPr>
            </w:pPr>
            <w:proofErr w:type="spellStart"/>
            <w:ins w:id="849" w:author="Windows User" w:date="2018-05-20T11:02:00Z">
              <w:r w:rsidRPr="00423987">
                <w:rPr>
                  <w:rFonts w:ascii="Arial" w:hAnsi="Arial" w:cs="Arial"/>
                  <w:sz w:val="28"/>
                  <w:szCs w:val="28"/>
                </w:rPr>
                <w:t>Ghi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chú</w:t>
              </w:r>
              <w:proofErr w:type="spellEnd"/>
            </w:ins>
          </w:p>
        </w:tc>
      </w:tr>
      <w:tr w:rsidR="001A2C5E" w:rsidRPr="00423987" w:rsidTr="00423987">
        <w:trPr>
          <w:ins w:id="850" w:author="Windows User" w:date="2018-05-20T11:02:00Z"/>
        </w:trPr>
        <w:tc>
          <w:tcPr>
            <w:tcW w:w="2337" w:type="dxa"/>
          </w:tcPr>
          <w:p w:rsidR="001A2C5E" w:rsidRPr="00423987" w:rsidRDefault="001A2C5E" w:rsidP="00423987">
            <w:pPr>
              <w:rPr>
                <w:ins w:id="851" w:author="Windows User" w:date="2018-05-20T11:02:00Z"/>
                <w:rFonts w:ascii="Arial" w:hAnsi="Arial" w:cs="Arial"/>
                <w:sz w:val="28"/>
                <w:szCs w:val="28"/>
              </w:rPr>
            </w:pPr>
            <w:ins w:id="852" w:author="Windows User" w:date="2018-05-20T11:02:00Z">
              <w:r w:rsidRPr="00423987">
                <w:rPr>
                  <w:rFonts w:ascii="Arial" w:hAnsi="Arial" w:cs="Arial"/>
                  <w:sz w:val="28"/>
                  <w:szCs w:val="28"/>
                </w:rPr>
                <w:t>1</w:t>
              </w:r>
            </w:ins>
          </w:p>
        </w:tc>
        <w:tc>
          <w:tcPr>
            <w:tcW w:w="2337" w:type="dxa"/>
          </w:tcPr>
          <w:p w:rsidR="001A2C5E" w:rsidRPr="00423987" w:rsidRDefault="001A2C5E" w:rsidP="00423987">
            <w:pPr>
              <w:rPr>
                <w:ins w:id="853" w:author="Windows User" w:date="2018-05-20T11:02:00Z"/>
                <w:rFonts w:ascii="Arial" w:hAnsi="Arial" w:cs="Arial"/>
                <w:sz w:val="28"/>
                <w:szCs w:val="28"/>
              </w:rPr>
            </w:pPr>
            <w:proofErr w:type="spellStart"/>
            <w:ins w:id="854" w:author="Windows User" w:date="2018-05-20T11:04:00Z">
              <w:r>
                <w:rPr>
                  <w:rFonts w:ascii="Arial" w:hAnsi="Arial" w:cs="Arial"/>
                  <w:sz w:val="28"/>
                  <w:szCs w:val="28"/>
                </w:rPr>
                <w:t>Cập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nhật</w:t>
              </w:r>
            </w:ins>
            <w:proofErr w:type="spellEnd"/>
          </w:p>
        </w:tc>
        <w:tc>
          <w:tcPr>
            <w:tcW w:w="2338" w:type="dxa"/>
          </w:tcPr>
          <w:p w:rsidR="001A2C5E" w:rsidRPr="00423987" w:rsidRDefault="001A2C5E" w:rsidP="00423987">
            <w:pPr>
              <w:rPr>
                <w:ins w:id="855" w:author="Windows User" w:date="2018-05-20T11:02:00Z"/>
                <w:rFonts w:ascii="Arial" w:hAnsi="Arial" w:cs="Arial"/>
                <w:sz w:val="28"/>
                <w:szCs w:val="28"/>
              </w:rPr>
            </w:pPr>
            <w:proofErr w:type="spellStart"/>
            <w:ins w:id="856" w:author="Windows User" w:date="2018-05-20T11:04:00Z">
              <w:r>
                <w:rPr>
                  <w:rFonts w:ascii="Arial" w:hAnsi="Arial" w:cs="Arial"/>
                  <w:sz w:val="28"/>
                  <w:szCs w:val="28"/>
                </w:rPr>
                <w:t>Nhấn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để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cập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nhật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số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lượng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</w:ins>
            <w:proofErr w:type="spellEnd"/>
          </w:p>
        </w:tc>
        <w:tc>
          <w:tcPr>
            <w:tcW w:w="2338" w:type="dxa"/>
          </w:tcPr>
          <w:p w:rsidR="001A2C5E" w:rsidRPr="00423987" w:rsidRDefault="001A2C5E" w:rsidP="00423987">
            <w:pPr>
              <w:rPr>
                <w:ins w:id="857" w:author="Windows User" w:date="2018-05-20T11:02:00Z"/>
                <w:rFonts w:ascii="Arial" w:hAnsi="Arial" w:cs="Arial"/>
                <w:sz w:val="28"/>
                <w:szCs w:val="28"/>
              </w:rPr>
            </w:pPr>
          </w:p>
        </w:tc>
      </w:tr>
      <w:tr w:rsidR="001A2C5E" w:rsidRPr="00423987" w:rsidTr="00423987">
        <w:trPr>
          <w:ins w:id="858" w:author="Windows User" w:date="2018-05-20T11:02:00Z"/>
        </w:trPr>
        <w:tc>
          <w:tcPr>
            <w:tcW w:w="2337" w:type="dxa"/>
          </w:tcPr>
          <w:p w:rsidR="001A2C5E" w:rsidRPr="00423987" w:rsidRDefault="001A2C5E" w:rsidP="00423987">
            <w:pPr>
              <w:rPr>
                <w:ins w:id="859" w:author="Windows User" w:date="2018-05-20T11:02:00Z"/>
                <w:rFonts w:ascii="Arial" w:hAnsi="Arial" w:cs="Arial"/>
                <w:sz w:val="28"/>
                <w:szCs w:val="28"/>
              </w:rPr>
            </w:pPr>
            <w:ins w:id="860" w:author="Windows User" w:date="2018-05-20T11:02:00Z">
              <w:r w:rsidRPr="00423987">
                <w:rPr>
                  <w:rFonts w:ascii="Arial" w:hAnsi="Arial" w:cs="Arial"/>
                  <w:sz w:val="28"/>
                  <w:szCs w:val="28"/>
                </w:rPr>
                <w:t>2</w:t>
              </w:r>
            </w:ins>
          </w:p>
        </w:tc>
        <w:tc>
          <w:tcPr>
            <w:tcW w:w="2337" w:type="dxa"/>
          </w:tcPr>
          <w:p w:rsidR="001A2C5E" w:rsidRPr="00423987" w:rsidRDefault="001A2C5E" w:rsidP="00423987">
            <w:pPr>
              <w:rPr>
                <w:ins w:id="861" w:author="Windows User" w:date="2018-05-20T11:02:00Z"/>
                <w:rFonts w:ascii="Arial" w:hAnsi="Arial" w:cs="Arial"/>
                <w:sz w:val="28"/>
                <w:szCs w:val="28"/>
              </w:rPr>
            </w:pPr>
            <w:proofErr w:type="spellStart"/>
            <w:ins w:id="862" w:author="Windows User" w:date="2018-05-20T11:04:00Z"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</w:ins>
            <w:proofErr w:type="spellEnd"/>
          </w:p>
        </w:tc>
        <w:tc>
          <w:tcPr>
            <w:tcW w:w="2338" w:type="dxa"/>
          </w:tcPr>
          <w:p w:rsidR="001A2C5E" w:rsidRPr="00423987" w:rsidRDefault="001A2C5E" w:rsidP="00423987">
            <w:pPr>
              <w:rPr>
                <w:ins w:id="863" w:author="Windows User" w:date="2018-05-20T11:02:00Z"/>
                <w:rFonts w:ascii="Arial" w:hAnsi="Arial" w:cs="Arial"/>
                <w:sz w:val="28"/>
                <w:szCs w:val="28"/>
              </w:rPr>
            </w:pPr>
            <w:proofErr w:type="spellStart"/>
            <w:ins w:id="864" w:author="Windows User" w:date="2018-05-20T11:04:00Z"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không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khỏi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phiếu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</w:ins>
            <w:proofErr w:type="spellEnd"/>
          </w:p>
        </w:tc>
        <w:tc>
          <w:tcPr>
            <w:tcW w:w="2338" w:type="dxa"/>
          </w:tcPr>
          <w:p w:rsidR="001A2C5E" w:rsidRPr="00423987" w:rsidRDefault="001A2C5E" w:rsidP="00423987">
            <w:pPr>
              <w:rPr>
                <w:ins w:id="865" w:author="Windows User" w:date="2018-05-20T11:02:00Z"/>
                <w:rFonts w:ascii="Arial" w:hAnsi="Arial" w:cs="Arial"/>
                <w:sz w:val="28"/>
                <w:szCs w:val="28"/>
              </w:rPr>
            </w:pPr>
          </w:p>
        </w:tc>
      </w:tr>
      <w:tr w:rsidR="001A2C5E" w:rsidRPr="00423987" w:rsidTr="00423987">
        <w:trPr>
          <w:ins w:id="866" w:author="Windows User" w:date="2018-05-20T11:02:00Z"/>
        </w:trPr>
        <w:tc>
          <w:tcPr>
            <w:tcW w:w="2337" w:type="dxa"/>
          </w:tcPr>
          <w:p w:rsidR="001A2C5E" w:rsidRPr="00423987" w:rsidRDefault="001A2C5E" w:rsidP="00423987">
            <w:pPr>
              <w:rPr>
                <w:ins w:id="867" w:author="Windows User" w:date="2018-05-20T11:02:00Z"/>
                <w:rFonts w:ascii="Arial" w:hAnsi="Arial" w:cs="Arial"/>
                <w:sz w:val="28"/>
                <w:szCs w:val="28"/>
              </w:rPr>
            </w:pPr>
            <w:ins w:id="868" w:author="Windows User" w:date="2018-05-20T11:02:00Z">
              <w:r w:rsidRPr="00423987">
                <w:rPr>
                  <w:rFonts w:ascii="Arial" w:hAnsi="Arial" w:cs="Arial"/>
                  <w:sz w:val="28"/>
                  <w:szCs w:val="28"/>
                </w:rPr>
                <w:t>3</w:t>
              </w:r>
            </w:ins>
          </w:p>
        </w:tc>
        <w:tc>
          <w:tcPr>
            <w:tcW w:w="2337" w:type="dxa"/>
          </w:tcPr>
          <w:p w:rsidR="001A2C5E" w:rsidRPr="00423987" w:rsidRDefault="001A2C5E" w:rsidP="00423987">
            <w:pPr>
              <w:rPr>
                <w:ins w:id="869" w:author="Windows User" w:date="2018-05-20T11:02:00Z"/>
                <w:rFonts w:ascii="Arial" w:hAnsi="Arial" w:cs="Arial"/>
                <w:sz w:val="28"/>
                <w:szCs w:val="28"/>
              </w:rPr>
            </w:pPr>
            <w:proofErr w:type="spellStart"/>
            <w:ins w:id="870" w:author="Windows User" w:date="2018-05-20T11:05:00Z"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phiếu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</w:p>
        </w:tc>
        <w:tc>
          <w:tcPr>
            <w:tcW w:w="2338" w:type="dxa"/>
          </w:tcPr>
          <w:p w:rsidR="001A2C5E" w:rsidRPr="00423987" w:rsidRDefault="001A2C5E" w:rsidP="00423987">
            <w:pPr>
              <w:rPr>
                <w:ins w:id="871" w:author="Windows User" w:date="2018-05-20T11:02:00Z"/>
                <w:rFonts w:ascii="Arial" w:hAnsi="Arial" w:cs="Arial"/>
                <w:sz w:val="28"/>
                <w:szCs w:val="28"/>
              </w:rPr>
            </w:pPr>
            <w:proofErr w:type="spellStart"/>
            <w:ins w:id="872" w:author="Windows User" w:date="2018-05-20T11:05:00Z">
              <w:r>
                <w:rPr>
                  <w:rFonts w:ascii="Arial" w:hAnsi="Arial" w:cs="Arial"/>
                  <w:sz w:val="28"/>
                  <w:szCs w:val="28"/>
                </w:rPr>
                <w:t>Nếu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không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nữa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thì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nhấn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phiếu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</w:ins>
            <w:proofErr w:type="spellEnd"/>
          </w:p>
        </w:tc>
        <w:tc>
          <w:tcPr>
            <w:tcW w:w="2338" w:type="dxa"/>
          </w:tcPr>
          <w:p w:rsidR="001A2C5E" w:rsidRPr="00423987" w:rsidRDefault="001A2C5E" w:rsidP="00423987">
            <w:pPr>
              <w:rPr>
                <w:ins w:id="873" w:author="Windows User" w:date="2018-05-20T11:02:00Z"/>
                <w:rFonts w:ascii="Arial" w:hAnsi="Arial" w:cs="Arial"/>
                <w:sz w:val="28"/>
                <w:szCs w:val="28"/>
              </w:rPr>
            </w:pPr>
          </w:p>
        </w:tc>
      </w:tr>
      <w:tr w:rsidR="001A2C5E" w:rsidRPr="00423987" w:rsidTr="00423987">
        <w:trPr>
          <w:ins w:id="874" w:author="Windows User" w:date="2018-05-20T11:02:00Z"/>
        </w:trPr>
        <w:tc>
          <w:tcPr>
            <w:tcW w:w="2337" w:type="dxa"/>
          </w:tcPr>
          <w:p w:rsidR="001A2C5E" w:rsidRPr="00423987" w:rsidRDefault="001A2C5E" w:rsidP="00423987">
            <w:pPr>
              <w:rPr>
                <w:ins w:id="875" w:author="Windows User" w:date="2018-05-20T11:02:00Z"/>
                <w:rFonts w:ascii="Arial" w:hAnsi="Arial" w:cs="Arial"/>
                <w:sz w:val="28"/>
                <w:szCs w:val="28"/>
              </w:rPr>
            </w:pPr>
            <w:ins w:id="876" w:author="Windows User" w:date="2018-05-20T11:02:00Z">
              <w:r w:rsidRPr="00423987">
                <w:rPr>
                  <w:rFonts w:ascii="Arial" w:hAnsi="Arial" w:cs="Arial"/>
                  <w:sz w:val="28"/>
                  <w:szCs w:val="28"/>
                </w:rPr>
                <w:t>4</w:t>
              </w:r>
            </w:ins>
          </w:p>
        </w:tc>
        <w:tc>
          <w:tcPr>
            <w:tcW w:w="2337" w:type="dxa"/>
          </w:tcPr>
          <w:p w:rsidR="001A2C5E" w:rsidRPr="00423987" w:rsidRDefault="001A2C5E" w:rsidP="00423987">
            <w:pPr>
              <w:rPr>
                <w:ins w:id="877" w:author="Windows User" w:date="2018-05-20T11:02:00Z"/>
                <w:rFonts w:ascii="Arial" w:hAnsi="Arial" w:cs="Arial"/>
                <w:sz w:val="28"/>
                <w:szCs w:val="28"/>
              </w:rPr>
            </w:pPr>
            <w:proofErr w:type="spellStart"/>
            <w:ins w:id="878" w:author="Windows User" w:date="2018-05-20T11:06:00Z"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</w:ins>
            <w:proofErr w:type="spellEnd"/>
          </w:p>
        </w:tc>
        <w:tc>
          <w:tcPr>
            <w:tcW w:w="2338" w:type="dxa"/>
          </w:tcPr>
          <w:p w:rsidR="001A2C5E" w:rsidRPr="00423987" w:rsidRDefault="001A2C5E" w:rsidP="00423987">
            <w:pPr>
              <w:rPr>
                <w:ins w:id="879" w:author="Windows User" w:date="2018-05-20T11:02:00Z"/>
                <w:rFonts w:ascii="Arial" w:hAnsi="Arial" w:cs="Arial"/>
                <w:sz w:val="28"/>
                <w:szCs w:val="28"/>
              </w:rPr>
            </w:pPr>
            <w:proofErr w:type="spellStart"/>
            <w:ins w:id="880" w:author="Windows User" w:date="2018-05-20T11:06:00Z">
              <w:r>
                <w:rPr>
                  <w:rFonts w:ascii="Arial" w:hAnsi="Arial" w:cs="Arial"/>
                  <w:sz w:val="28"/>
                  <w:szCs w:val="28"/>
                </w:rPr>
                <w:t>Khi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điền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đầy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đủ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thông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tin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rồi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nhấn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nút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để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mượn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</w:ins>
            <w:proofErr w:type="spellEnd"/>
          </w:p>
        </w:tc>
        <w:tc>
          <w:tcPr>
            <w:tcW w:w="2338" w:type="dxa"/>
          </w:tcPr>
          <w:p w:rsidR="001A2C5E" w:rsidRPr="00423987" w:rsidRDefault="001A2C5E" w:rsidP="00423987">
            <w:pPr>
              <w:rPr>
                <w:ins w:id="881" w:author="Windows User" w:date="2018-05-20T11:02:00Z"/>
                <w:rFonts w:ascii="Arial" w:hAnsi="Arial" w:cs="Arial"/>
                <w:sz w:val="28"/>
                <w:szCs w:val="28"/>
              </w:rPr>
            </w:pPr>
          </w:p>
        </w:tc>
      </w:tr>
    </w:tbl>
    <w:p w:rsidR="001A2C5E" w:rsidRDefault="001A2C5E" w:rsidP="0013639C">
      <w:pPr>
        <w:rPr>
          <w:ins w:id="882" w:author="Windows User" w:date="2018-05-20T11:07:00Z"/>
          <w:rFonts w:ascii="Arial" w:hAnsi="Arial" w:cs="Arial"/>
          <w:sz w:val="28"/>
          <w:szCs w:val="28"/>
        </w:rPr>
      </w:pPr>
    </w:p>
    <w:p w:rsidR="000B49E1" w:rsidRDefault="000B49E1" w:rsidP="000B49E1">
      <w:pPr>
        <w:pStyle w:val="ListParagraph"/>
        <w:numPr>
          <w:ilvl w:val="0"/>
          <w:numId w:val="1"/>
        </w:numPr>
        <w:rPr>
          <w:ins w:id="883" w:author="Windows User" w:date="2018-05-20T11:09:00Z"/>
          <w:rFonts w:ascii="Arial" w:hAnsi="Arial" w:cs="Arial"/>
          <w:b/>
          <w:sz w:val="40"/>
          <w:szCs w:val="40"/>
        </w:rPr>
        <w:pPrChange w:id="884" w:author="Windows User" w:date="2018-05-20T11:07:00Z">
          <w:pPr/>
        </w:pPrChange>
      </w:pPr>
      <w:proofErr w:type="spellStart"/>
      <w:ins w:id="885" w:author="Windows User" w:date="2018-05-20T11:07:00Z">
        <w:r w:rsidRPr="000B49E1">
          <w:rPr>
            <w:rFonts w:ascii="Arial" w:hAnsi="Arial" w:cs="Arial"/>
            <w:b/>
            <w:sz w:val="40"/>
            <w:szCs w:val="40"/>
            <w:rPrChange w:id="886" w:author="Windows User" w:date="2018-05-20T11:08:00Z">
              <w:rPr>
                <w:rFonts w:ascii="Arial" w:hAnsi="Arial" w:cs="Arial"/>
                <w:sz w:val="28"/>
                <w:szCs w:val="28"/>
              </w:rPr>
            </w:rPrChange>
          </w:rPr>
          <w:t>Giao</w:t>
        </w:r>
        <w:proofErr w:type="spellEnd"/>
        <w:r w:rsidRPr="000B49E1">
          <w:rPr>
            <w:rFonts w:ascii="Arial" w:hAnsi="Arial" w:cs="Arial"/>
            <w:b/>
            <w:sz w:val="40"/>
            <w:szCs w:val="40"/>
            <w:rPrChange w:id="887" w:author="Windows User" w:date="2018-05-20T11:08:00Z">
              <w:rPr>
                <w:rFonts w:ascii="Arial" w:hAnsi="Arial" w:cs="Arial"/>
                <w:sz w:val="28"/>
                <w:szCs w:val="28"/>
              </w:rPr>
            </w:rPrChange>
          </w:rPr>
          <w:t xml:space="preserve"> </w:t>
        </w:r>
        <w:proofErr w:type="spellStart"/>
        <w:r w:rsidRPr="000B49E1">
          <w:rPr>
            <w:rFonts w:ascii="Arial" w:hAnsi="Arial" w:cs="Arial"/>
            <w:b/>
            <w:sz w:val="40"/>
            <w:szCs w:val="40"/>
            <w:rPrChange w:id="888" w:author="Windows User" w:date="2018-05-20T11:08:00Z">
              <w:rPr>
                <w:rFonts w:ascii="Arial" w:hAnsi="Arial" w:cs="Arial"/>
                <w:sz w:val="28"/>
                <w:szCs w:val="28"/>
              </w:rPr>
            </w:rPrChange>
          </w:rPr>
          <w:t>diện</w:t>
        </w:r>
        <w:proofErr w:type="spellEnd"/>
        <w:r w:rsidRPr="000B49E1">
          <w:rPr>
            <w:rFonts w:ascii="Arial" w:hAnsi="Arial" w:cs="Arial"/>
            <w:b/>
            <w:sz w:val="40"/>
            <w:szCs w:val="40"/>
            <w:rPrChange w:id="889" w:author="Windows User" w:date="2018-05-20T11:08:00Z">
              <w:rPr>
                <w:rFonts w:ascii="Arial" w:hAnsi="Arial" w:cs="Arial"/>
                <w:sz w:val="28"/>
                <w:szCs w:val="28"/>
              </w:rPr>
            </w:rPrChange>
          </w:rPr>
          <w:t xml:space="preserve"> admin</w:t>
        </w:r>
      </w:ins>
    </w:p>
    <w:p w:rsidR="000B49E1" w:rsidRDefault="000B49E1" w:rsidP="000B49E1">
      <w:pPr>
        <w:pStyle w:val="ListParagraph"/>
        <w:rPr>
          <w:ins w:id="890" w:author="Windows User" w:date="2018-05-20T11:09:00Z"/>
          <w:rFonts w:ascii="Arial" w:hAnsi="Arial" w:cs="Arial"/>
          <w:sz w:val="28"/>
          <w:szCs w:val="28"/>
        </w:rPr>
        <w:pPrChange w:id="891" w:author="Windows User" w:date="2018-05-20T11:09:00Z">
          <w:pPr/>
        </w:pPrChange>
      </w:pPr>
      <w:proofErr w:type="spellStart"/>
      <w:ins w:id="892" w:author="Windows User" w:date="2018-05-20T11:09:00Z">
        <w:r>
          <w:rPr>
            <w:rFonts w:ascii="Arial" w:hAnsi="Arial" w:cs="Arial"/>
            <w:sz w:val="28"/>
            <w:szCs w:val="28"/>
          </w:rPr>
          <w:t>Sách</w:t>
        </w:r>
        <w:proofErr w:type="spellEnd"/>
        <w:r>
          <w:rPr>
            <w:rFonts w:ascii="Arial" w:hAnsi="Arial" w:cs="Arial"/>
            <w:sz w:val="28"/>
            <w:szCs w:val="28"/>
          </w:rPr>
          <w:t xml:space="preserve"> </w:t>
        </w:r>
      </w:ins>
    </w:p>
    <w:p w:rsidR="000B49E1" w:rsidRPr="000B49E1" w:rsidRDefault="000B49E1" w:rsidP="000B49E1">
      <w:pPr>
        <w:pStyle w:val="ListParagraph"/>
        <w:rPr>
          <w:ins w:id="893" w:author="Windows User" w:date="2018-05-20T11:08:00Z"/>
          <w:rFonts w:ascii="Arial" w:hAnsi="Arial" w:cs="Arial"/>
          <w:sz w:val="28"/>
          <w:szCs w:val="28"/>
          <w:rPrChange w:id="894" w:author="Windows User" w:date="2018-05-20T11:09:00Z">
            <w:rPr>
              <w:ins w:id="895" w:author="Windows User" w:date="2018-05-20T11:08:00Z"/>
              <w:rFonts w:ascii="Arial" w:hAnsi="Arial" w:cs="Arial"/>
              <w:b/>
              <w:sz w:val="40"/>
              <w:szCs w:val="40"/>
            </w:rPr>
          </w:rPrChange>
        </w:rPr>
        <w:pPrChange w:id="896" w:author="Windows User" w:date="2018-05-20T11:09:00Z">
          <w:pPr/>
        </w:pPrChange>
      </w:pPr>
    </w:p>
    <w:p w:rsidR="000B49E1" w:rsidRDefault="000B49E1" w:rsidP="000B49E1">
      <w:pPr>
        <w:rPr>
          <w:ins w:id="897" w:author="Windows User" w:date="2018-05-20T11:08:00Z"/>
          <w:rFonts w:ascii="Arial" w:hAnsi="Arial" w:cs="Arial"/>
          <w:sz w:val="28"/>
          <w:szCs w:val="28"/>
        </w:rPr>
        <w:pPrChange w:id="898" w:author="Windows User" w:date="2018-05-20T11:08:00Z">
          <w:pPr/>
        </w:pPrChange>
      </w:pPr>
      <w:ins w:id="899" w:author="Windows User" w:date="2018-05-20T11:08:00Z">
        <w:r>
          <w:rPr>
            <w:noProof/>
          </w:rPr>
          <w:lastRenderedPageBreak/>
          <w:drawing>
            <wp:inline distT="0" distB="0" distL="0" distR="0" wp14:anchorId="0F49BEFC" wp14:editId="1B307921">
              <wp:extent cx="5733415" cy="2865120"/>
              <wp:effectExtent l="0" t="0" r="635" b="0"/>
              <wp:docPr id="13" name="Picture 13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3415" cy="2865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7"/>
        <w:gridCol w:w="1773"/>
        <w:gridCol w:w="1149"/>
        <w:gridCol w:w="1742"/>
        <w:gridCol w:w="1193"/>
        <w:gridCol w:w="1173"/>
        <w:gridCol w:w="1153"/>
      </w:tblGrid>
      <w:tr w:rsidR="000B49E1" w:rsidRPr="00423987" w:rsidTr="00423987">
        <w:trPr>
          <w:ins w:id="900" w:author="Windows User" w:date="2018-05-20T11:09:00Z"/>
        </w:trPr>
        <w:tc>
          <w:tcPr>
            <w:tcW w:w="1167" w:type="dxa"/>
          </w:tcPr>
          <w:p w:rsidR="000B49E1" w:rsidRPr="00423987" w:rsidRDefault="000B49E1" w:rsidP="00423987">
            <w:pPr>
              <w:rPr>
                <w:ins w:id="901" w:author="Windows User" w:date="2018-05-20T11:09:00Z"/>
                <w:rFonts w:ascii="Arial" w:hAnsi="Arial" w:cs="Arial"/>
                <w:sz w:val="28"/>
                <w:szCs w:val="28"/>
              </w:rPr>
            </w:pPr>
            <w:ins w:id="902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STT</w:t>
              </w:r>
            </w:ins>
          </w:p>
        </w:tc>
        <w:tc>
          <w:tcPr>
            <w:tcW w:w="1773" w:type="dxa"/>
          </w:tcPr>
          <w:p w:rsidR="000B49E1" w:rsidRPr="00423987" w:rsidRDefault="000B49E1" w:rsidP="00423987">
            <w:pPr>
              <w:rPr>
                <w:ins w:id="903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04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Tên</w:t>
              </w:r>
              <w:proofErr w:type="spellEnd"/>
            </w:ins>
          </w:p>
        </w:tc>
        <w:tc>
          <w:tcPr>
            <w:tcW w:w="1149" w:type="dxa"/>
          </w:tcPr>
          <w:p w:rsidR="000B49E1" w:rsidRPr="00423987" w:rsidRDefault="000B49E1" w:rsidP="00423987">
            <w:pPr>
              <w:rPr>
                <w:ins w:id="905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06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Kiểu</w:t>
              </w:r>
              <w:proofErr w:type="spellEnd"/>
            </w:ins>
          </w:p>
        </w:tc>
        <w:tc>
          <w:tcPr>
            <w:tcW w:w="1742" w:type="dxa"/>
          </w:tcPr>
          <w:p w:rsidR="000B49E1" w:rsidRPr="00423987" w:rsidRDefault="000B49E1" w:rsidP="00423987">
            <w:pPr>
              <w:rPr>
                <w:ins w:id="907" w:author="Windows User" w:date="2018-05-20T11:09:00Z"/>
                <w:rFonts w:ascii="Arial" w:hAnsi="Arial" w:cs="Arial"/>
                <w:sz w:val="28"/>
                <w:szCs w:val="28"/>
              </w:rPr>
            </w:pPr>
            <w:ins w:id="908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Ý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nghĩa</w:t>
              </w:r>
              <w:proofErr w:type="spellEnd"/>
            </w:ins>
          </w:p>
        </w:tc>
        <w:tc>
          <w:tcPr>
            <w:tcW w:w="1193" w:type="dxa"/>
          </w:tcPr>
          <w:p w:rsidR="000B49E1" w:rsidRPr="00423987" w:rsidRDefault="000B49E1" w:rsidP="00423987">
            <w:pPr>
              <w:rPr>
                <w:ins w:id="909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10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Miền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Giá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Trị</w:t>
              </w:r>
              <w:proofErr w:type="spellEnd"/>
            </w:ins>
          </w:p>
        </w:tc>
        <w:tc>
          <w:tcPr>
            <w:tcW w:w="1173" w:type="dxa"/>
          </w:tcPr>
          <w:p w:rsidR="000B49E1" w:rsidRPr="00423987" w:rsidRDefault="000B49E1" w:rsidP="00423987">
            <w:pPr>
              <w:rPr>
                <w:ins w:id="911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12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Giá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trị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mặc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định</w:t>
              </w:r>
              <w:proofErr w:type="spellEnd"/>
            </w:ins>
          </w:p>
        </w:tc>
        <w:tc>
          <w:tcPr>
            <w:tcW w:w="1153" w:type="dxa"/>
          </w:tcPr>
          <w:p w:rsidR="000B49E1" w:rsidRPr="00423987" w:rsidRDefault="000B49E1" w:rsidP="00423987">
            <w:pPr>
              <w:rPr>
                <w:ins w:id="913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14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Ghi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chú</w:t>
              </w:r>
              <w:proofErr w:type="spellEnd"/>
            </w:ins>
          </w:p>
        </w:tc>
      </w:tr>
      <w:tr w:rsidR="000B49E1" w:rsidRPr="00423987" w:rsidTr="00423987">
        <w:trPr>
          <w:ins w:id="915" w:author="Windows User" w:date="2018-05-20T11:09:00Z"/>
        </w:trPr>
        <w:tc>
          <w:tcPr>
            <w:tcW w:w="1167" w:type="dxa"/>
          </w:tcPr>
          <w:p w:rsidR="000B49E1" w:rsidRPr="00423987" w:rsidRDefault="000B49E1" w:rsidP="00423987">
            <w:pPr>
              <w:rPr>
                <w:ins w:id="916" w:author="Windows User" w:date="2018-05-20T11:09:00Z"/>
                <w:rFonts w:ascii="Arial" w:hAnsi="Arial" w:cs="Arial"/>
                <w:sz w:val="28"/>
                <w:szCs w:val="28"/>
              </w:rPr>
            </w:pPr>
            <w:ins w:id="917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1</w:t>
              </w:r>
            </w:ins>
          </w:p>
        </w:tc>
        <w:tc>
          <w:tcPr>
            <w:tcW w:w="1773" w:type="dxa"/>
          </w:tcPr>
          <w:p w:rsidR="000B49E1" w:rsidRPr="00423987" w:rsidRDefault="000B49E1" w:rsidP="00423987">
            <w:pPr>
              <w:rPr>
                <w:ins w:id="918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19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ImageWeb</w:t>
              </w:r>
              <w:proofErr w:type="spellEnd"/>
            </w:ins>
          </w:p>
        </w:tc>
        <w:tc>
          <w:tcPr>
            <w:tcW w:w="1149" w:type="dxa"/>
          </w:tcPr>
          <w:p w:rsidR="000B49E1" w:rsidRPr="00423987" w:rsidRDefault="000B49E1" w:rsidP="00423987">
            <w:pPr>
              <w:rPr>
                <w:ins w:id="920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21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Img</w:t>
              </w:r>
              <w:proofErr w:type="spellEnd"/>
            </w:ins>
          </w:p>
        </w:tc>
        <w:tc>
          <w:tcPr>
            <w:tcW w:w="1742" w:type="dxa"/>
          </w:tcPr>
          <w:p w:rsidR="000B49E1" w:rsidRPr="00423987" w:rsidRDefault="000B49E1" w:rsidP="00423987">
            <w:pPr>
              <w:rPr>
                <w:ins w:id="922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23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Trang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trí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trang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web</w:t>
              </w:r>
            </w:ins>
          </w:p>
        </w:tc>
        <w:tc>
          <w:tcPr>
            <w:tcW w:w="1193" w:type="dxa"/>
          </w:tcPr>
          <w:p w:rsidR="000B49E1" w:rsidRPr="00423987" w:rsidRDefault="000B49E1" w:rsidP="00423987">
            <w:pPr>
              <w:rPr>
                <w:ins w:id="924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0B49E1" w:rsidRPr="00423987" w:rsidRDefault="000B49E1" w:rsidP="00423987">
            <w:pPr>
              <w:rPr>
                <w:ins w:id="925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0B49E1" w:rsidRPr="00423987" w:rsidRDefault="000B49E1" w:rsidP="00423987">
            <w:pPr>
              <w:rPr>
                <w:ins w:id="926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</w:tr>
      <w:tr w:rsidR="000B49E1" w:rsidRPr="00423987" w:rsidTr="00423987">
        <w:trPr>
          <w:ins w:id="927" w:author="Windows User" w:date="2018-05-20T11:09:00Z"/>
        </w:trPr>
        <w:tc>
          <w:tcPr>
            <w:tcW w:w="1167" w:type="dxa"/>
          </w:tcPr>
          <w:p w:rsidR="000B49E1" w:rsidRPr="00423987" w:rsidRDefault="000B49E1" w:rsidP="00423987">
            <w:pPr>
              <w:rPr>
                <w:ins w:id="928" w:author="Windows User" w:date="2018-05-20T11:09:00Z"/>
                <w:rFonts w:ascii="Arial" w:hAnsi="Arial" w:cs="Arial"/>
                <w:sz w:val="28"/>
                <w:szCs w:val="28"/>
              </w:rPr>
            </w:pPr>
            <w:ins w:id="929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2</w:t>
              </w:r>
            </w:ins>
          </w:p>
        </w:tc>
        <w:tc>
          <w:tcPr>
            <w:tcW w:w="1773" w:type="dxa"/>
          </w:tcPr>
          <w:p w:rsidR="000B49E1" w:rsidRPr="00423987" w:rsidRDefault="000B49E1" w:rsidP="00423987">
            <w:pPr>
              <w:rPr>
                <w:ins w:id="930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31" w:author="Windows User" w:date="2018-05-20T11:10:00Z">
              <w:r>
                <w:rPr>
                  <w:rFonts w:ascii="Arial" w:hAnsi="Arial" w:cs="Arial"/>
                  <w:sz w:val="28"/>
                  <w:szCs w:val="28"/>
                </w:rPr>
                <w:t>Thêm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mới</w:t>
              </w:r>
            </w:ins>
            <w:proofErr w:type="spellEnd"/>
          </w:p>
        </w:tc>
        <w:tc>
          <w:tcPr>
            <w:tcW w:w="1149" w:type="dxa"/>
          </w:tcPr>
          <w:p w:rsidR="000B49E1" w:rsidRPr="00423987" w:rsidRDefault="000B49E1" w:rsidP="00423987">
            <w:pPr>
              <w:rPr>
                <w:ins w:id="932" w:author="Windows User" w:date="2018-05-20T11:09:00Z"/>
                <w:rFonts w:ascii="Arial" w:hAnsi="Arial" w:cs="Arial"/>
                <w:sz w:val="28"/>
                <w:szCs w:val="28"/>
              </w:rPr>
            </w:pPr>
            <w:ins w:id="933" w:author="Windows User" w:date="2018-05-20T11:10:00Z">
              <w:r>
                <w:rPr>
                  <w:rFonts w:ascii="Arial" w:hAnsi="Arial" w:cs="Arial"/>
                  <w:sz w:val="28"/>
                  <w:szCs w:val="28"/>
                </w:rPr>
                <w:t>Button</w:t>
              </w:r>
            </w:ins>
          </w:p>
        </w:tc>
        <w:tc>
          <w:tcPr>
            <w:tcW w:w="1742" w:type="dxa"/>
          </w:tcPr>
          <w:p w:rsidR="000B49E1" w:rsidRPr="00423987" w:rsidRDefault="000B49E1" w:rsidP="00423987">
            <w:pPr>
              <w:rPr>
                <w:ins w:id="934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35" w:author="Windows User" w:date="2018-05-20T11:10:00Z">
              <w:r>
                <w:rPr>
                  <w:rFonts w:ascii="Arial" w:hAnsi="Arial" w:cs="Arial"/>
                  <w:sz w:val="28"/>
                  <w:szCs w:val="28"/>
                </w:rPr>
                <w:t>Thêm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mới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những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cuốn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</w:ins>
            <w:proofErr w:type="spellEnd"/>
          </w:p>
        </w:tc>
        <w:tc>
          <w:tcPr>
            <w:tcW w:w="1193" w:type="dxa"/>
          </w:tcPr>
          <w:p w:rsidR="000B49E1" w:rsidRPr="00423987" w:rsidRDefault="000B49E1" w:rsidP="00423987">
            <w:pPr>
              <w:rPr>
                <w:ins w:id="936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0B49E1" w:rsidRPr="00423987" w:rsidRDefault="000B49E1" w:rsidP="00423987">
            <w:pPr>
              <w:rPr>
                <w:ins w:id="937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0B49E1" w:rsidRPr="00423987" w:rsidRDefault="000B49E1" w:rsidP="00423987">
            <w:pPr>
              <w:rPr>
                <w:ins w:id="938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</w:tr>
      <w:tr w:rsidR="000B49E1" w:rsidRPr="00423987" w:rsidTr="00423987">
        <w:trPr>
          <w:ins w:id="939" w:author="Windows User" w:date="2018-05-20T11:09:00Z"/>
        </w:trPr>
        <w:tc>
          <w:tcPr>
            <w:tcW w:w="1167" w:type="dxa"/>
          </w:tcPr>
          <w:p w:rsidR="000B49E1" w:rsidRPr="00423987" w:rsidRDefault="000B49E1" w:rsidP="00423987">
            <w:pPr>
              <w:rPr>
                <w:ins w:id="940" w:author="Windows User" w:date="2018-05-20T11:09:00Z"/>
                <w:rFonts w:ascii="Arial" w:hAnsi="Arial" w:cs="Arial"/>
                <w:sz w:val="28"/>
                <w:szCs w:val="28"/>
              </w:rPr>
            </w:pPr>
            <w:ins w:id="941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3</w:t>
              </w:r>
            </w:ins>
          </w:p>
        </w:tc>
        <w:tc>
          <w:tcPr>
            <w:tcW w:w="1773" w:type="dxa"/>
          </w:tcPr>
          <w:p w:rsidR="000B49E1" w:rsidRPr="00423987" w:rsidRDefault="000B49E1" w:rsidP="000B49E1">
            <w:pPr>
              <w:rPr>
                <w:ins w:id="942" w:author="Windows User" w:date="2018-05-20T11:09:00Z"/>
                <w:rFonts w:ascii="Arial" w:hAnsi="Arial" w:cs="Arial"/>
                <w:sz w:val="28"/>
                <w:szCs w:val="28"/>
              </w:rPr>
              <w:pPrChange w:id="943" w:author="Windows User" w:date="2018-05-20T11:10:00Z">
                <w:pPr/>
              </w:pPrChange>
            </w:pPr>
            <w:proofErr w:type="spellStart"/>
            <w:ins w:id="944" w:author="Windows User" w:date="2018-05-20T11:09:00Z">
              <w:r>
                <w:rPr>
                  <w:rFonts w:ascii="Arial" w:hAnsi="Arial" w:cs="Arial"/>
                  <w:sz w:val="28"/>
                  <w:szCs w:val="28"/>
                </w:rPr>
                <w:t>Btn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  <w:ins w:id="945" w:author="Windows User" w:date="2018-05-20T11:10:00Z">
              <w:r>
                <w:rPr>
                  <w:rFonts w:ascii="Arial" w:hAnsi="Arial" w:cs="Arial"/>
                  <w:sz w:val="28"/>
                  <w:szCs w:val="28"/>
                </w:rPr>
                <w:t xml:space="preserve">chi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tiết</w:t>
              </w:r>
            </w:ins>
            <w:proofErr w:type="spellEnd"/>
          </w:p>
        </w:tc>
        <w:tc>
          <w:tcPr>
            <w:tcW w:w="1149" w:type="dxa"/>
          </w:tcPr>
          <w:p w:rsidR="000B49E1" w:rsidRPr="00423987" w:rsidRDefault="000B49E1" w:rsidP="00423987">
            <w:pPr>
              <w:rPr>
                <w:ins w:id="946" w:author="Windows User" w:date="2018-05-20T11:09:00Z"/>
                <w:rFonts w:ascii="Arial" w:hAnsi="Arial" w:cs="Arial"/>
                <w:sz w:val="28"/>
                <w:szCs w:val="28"/>
              </w:rPr>
            </w:pPr>
            <w:ins w:id="947" w:author="Windows User" w:date="2018-05-20T11:09:00Z">
              <w:r>
                <w:rPr>
                  <w:rFonts w:ascii="Arial" w:hAnsi="Arial" w:cs="Arial"/>
                  <w:sz w:val="28"/>
                  <w:szCs w:val="28"/>
                </w:rPr>
                <w:t>button</w:t>
              </w:r>
            </w:ins>
          </w:p>
        </w:tc>
        <w:tc>
          <w:tcPr>
            <w:tcW w:w="1742" w:type="dxa"/>
          </w:tcPr>
          <w:p w:rsidR="000B49E1" w:rsidRPr="00423987" w:rsidRDefault="000B49E1" w:rsidP="00423987">
            <w:pPr>
              <w:rPr>
                <w:ins w:id="948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49" w:author="Windows User" w:date="2018-05-20T11:10:00Z">
              <w:r>
                <w:rPr>
                  <w:rFonts w:ascii="Arial" w:hAnsi="Arial" w:cs="Arial"/>
                  <w:sz w:val="28"/>
                  <w:szCs w:val="28"/>
                </w:rPr>
                <w:t>Để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xem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chi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tiết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các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cuốn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</w:ins>
            <w:proofErr w:type="spellEnd"/>
          </w:p>
        </w:tc>
        <w:tc>
          <w:tcPr>
            <w:tcW w:w="1193" w:type="dxa"/>
          </w:tcPr>
          <w:p w:rsidR="000B49E1" w:rsidRPr="00423987" w:rsidRDefault="000B49E1" w:rsidP="00423987">
            <w:pPr>
              <w:rPr>
                <w:ins w:id="950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0B49E1" w:rsidRPr="00423987" w:rsidRDefault="000B49E1" w:rsidP="00423987">
            <w:pPr>
              <w:rPr>
                <w:ins w:id="951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0B49E1" w:rsidRPr="00423987" w:rsidRDefault="000B49E1" w:rsidP="00423987">
            <w:pPr>
              <w:rPr>
                <w:ins w:id="952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</w:tr>
      <w:tr w:rsidR="000B49E1" w:rsidRPr="00423987" w:rsidTr="00423987">
        <w:trPr>
          <w:ins w:id="953" w:author="Windows User" w:date="2018-05-20T11:09:00Z"/>
        </w:trPr>
        <w:tc>
          <w:tcPr>
            <w:tcW w:w="1167" w:type="dxa"/>
          </w:tcPr>
          <w:p w:rsidR="000B49E1" w:rsidRPr="00423987" w:rsidRDefault="000B49E1" w:rsidP="00423987">
            <w:pPr>
              <w:rPr>
                <w:ins w:id="954" w:author="Windows User" w:date="2018-05-20T11:09:00Z"/>
                <w:rFonts w:ascii="Arial" w:hAnsi="Arial" w:cs="Arial"/>
                <w:sz w:val="28"/>
                <w:szCs w:val="28"/>
              </w:rPr>
            </w:pPr>
            <w:ins w:id="955" w:author="Windows User" w:date="2018-05-20T11:09:00Z">
              <w:r w:rsidRPr="00423987">
                <w:rPr>
                  <w:rFonts w:ascii="Arial" w:hAnsi="Arial" w:cs="Arial"/>
                  <w:sz w:val="28"/>
                  <w:szCs w:val="28"/>
                </w:rPr>
                <w:t>4</w:t>
              </w:r>
            </w:ins>
          </w:p>
        </w:tc>
        <w:tc>
          <w:tcPr>
            <w:tcW w:w="1773" w:type="dxa"/>
          </w:tcPr>
          <w:p w:rsidR="000B49E1" w:rsidRPr="00423987" w:rsidRDefault="000B49E1" w:rsidP="00423987">
            <w:pPr>
              <w:rPr>
                <w:ins w:id="956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57" w:author="Windows User" w:date="2018-05-20T11:09:00Z">
              <w:r>
                <w:rPr>
                  <w:rFonts w:ascii="Arial" w:hAnsi="Arial" w:cs="Arial"/>
                  <w:sz w:val="28"/>
                  <w:szCs w:val="28"/>
                </w:rPr>
                <w:t>Btn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</w:ins>
          </w:p>
        </w:tc>
        <w:tc>
          <w:tcPr>
            <w:tcW w:w="1149" w:type="dxa"/>
          </w:tcPr>
          <w:p w:rsidR="000B49E1" w:rsidRPr="00423987" w:rsidRDefault="000B49E1" w:rsidP="00423987">
            <w:pPr>
              <w:rPr>
                <w:ins w:id="958" w:author="Windows User" w:date="2018-05-20T11:09:00Z"/>
                <w:rFonts w:ascii="Arial" w:hAnsi="Arial" w:cs="Arial"/>
                <w:sz w:val="28"/>
                <w:szCs w:val="28"/>
              </w:rPr>
            </w:pPr>
            <w:ins w:id="959" w:author="Windows User" w:date="2018-05-20T11:09:00Z">
              <w:r>
                <w:rPr>
                  <w:rFonts w:ascii="Arial" w:hAnsi="Arial" w:cs="Arial"/>
                  <w:sz w:val="28"/>
                  <w:szCs w:val="28"/>
                </w:rPr>
                <w:t>Button</w:t>
              </w:r>
            </w:ins>
          </w:p>
        </w:tc>
        <w:tc>
          <w:tcPr>
            <w:tcW w:w="1742" w:type="dxa"/>
          </w:tcPr>
          <w:p w:rsidR="000B49E1" w:rsidRPr="00423987" w:rsidRDefault="000B49E1" w:rsidP="00423987">
            <w:pPr>
              <w:rPr>
                <w:ins w:id="960" w:author="Windows User" w:date="2018-05-20T11:09:00Z"/>
                <w:rFonts w:ascii="Arial" w:hAnsi="Arial" w:cs="Arial"/>
                <w:sz w:val="28"/>
                <w:szCs w:val="28"/>
              </w:rPr>
            </w:pPr>
            <w:proofErr w:type="spellStart"/>
            <w:ins w:id="961" w:author="Windows User" w:date="2018-05-20T11:09:00Z"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</w:ins>
          </w:p>
        </w:tc>
        <w:tc>
          <w:tcPr>
            <w:tcW w:w="1193" w:type="dxa"/>
          </w:tcPr>
          <w:p w:rsidR="000B49E1" w:rsidRPr="00423987" w:rsidRDefault="000B49E1" w:rsidP="00423987">
            <w:pPr>
              <w:rPr>
                <w:ins w:id="962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0B49E1" w:rsidRPr="00423987" w:rsidRDefault="000B49E1" w:rsidP="00423987">
            <w:pPr>
              <w:rPr>
                <w:ins w:id="963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0B49E1" w:rsidRPr="00423987" w:rsidRDefault="000B49E1" w:rsidP="00423987">
            <w:pPr>
              <w:rPr>
                <w:ins w:id="964" w:author="Windows User" w:date="2018-05-20T11:09:00Z"/>
                <w:rFonts w:ascii="Arial" w:hAnsi="Arial" w:cs="Arial"/>
                <w:sz w:val="28"/>
                <w:szCs w:val="28"/>
              </w:rPr>
            </w:pPr>
          </w:p>
        </w:tc>
      </w:tr>
    </w:tbl>
    <w:p w:rsidR="000B49E1" w:rsidRDefault="000B49E1" w:rsidP="000B49E1">
      <w:pPr>
        <w:rPr>
          <w:ins w:id="965" w:author="Windows User" w:date="2018-05-20T11:11:00Z"/>
          <w:rFonts w:ascii="Arial" w:hAnsi="Arial" w:cs="Arial"/>
          <w:sz w:val="28"/>
          <w:szCs w:val="28"/>
        </w:rPr>
        <w:pPrChange w:id="966" w:author="Windows User" w:date="2018-05-20T11:08:00Z">
          <w:pPr/>
        </w:pPrChange>
      </w:pPr>
      <w:ins w:id="967" w:author="Windows User" w:date="2018-05-20T11:11:00Z">
        <w:r>
          <w:rPr>
            <w:noProof/>
          </w:rPr>
          <w:lastRenderedPageBreak/>
          <w:drawing>
            <wp:inline distT="0" distB="0" distL="0" distR="0" wp14:anchorId="76FAC787" wp14:editId="0DC57444">
              <wp:extent cx="5733415" cy="2865120"/>
              <wp:effectExtent l="0" t="0" r="635" b="0"/>
              <wp:docPr id="14" name="Picture 1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3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3415" cy="286512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B49E1" w:rsidRDefault="000B49E1" w:rsidP="000B49E1">
      <w:pPr>
        <w:rPr>
          <w:ins w:id="968" w:author="Windows User" w:date="2018-05-20T11:11:00Z"/>
          <w:rFonts w:ascii="Arial" w:hAnsi="Arial" w:cs="Arial"/>
          <w:sz w:val="28"/>
          <w:szCs w:val="28"/>
        </w:rPr>
        <w:pPrChange w:id="969" w:author="Windows User" w:date="2018-05-20T11:08:00Z">
          <w:pPr/>
        </w:pPrChange>
      </w:pPr>
      <w:proofErr w:type="spellStart"/>
      <w:ins w:id="970" w:author="Windows User" w:date="2018-05-20T11:11:00Z">
        <w:r>
          <w:rPr>
            <w:rFonts w:ascii="Arial" w:hAnsi="Arial" w:cs="Arial"/>
            <w:sz w:val="28"/>
            <w:szCs w:val="28"/>
          </w:rPr>
          <w:t>Danh</w:t>
        </w:r>
        <w:proofErr w:type="spellEnd"/>
        <w:r>
          <w:rPr>
            <w:rFonts w:ascii="Arial" w:hAnsi="Arial" w:cs="Arial"/>
            <w:sz w:val="28"/>
            <w:szCs w:val="28"/>
          </w:rPr>
          <w:t xml:space="preserve"> </w:t>
        </w:r>
        <w:proofErr w:type="spellStart"/>
        <w:r>
          <w:rPr>
            <w:rFonts w:ascii="Arial" w:hAnsi="Arial" w:cs="Arial"/>
            <w:sz w:val="28"/>
            <w:szCs w:val="28"/>
          </w:rPr>
          <w:t>sách</w:t>
        </w:r>
        <w:proofErr w:type="spellEnd"/>
        <w:r>
          <w:rPr>
            <w:rFonts w:ascii="Arial" w:hAnsi="Arial" w:cs="Arial"/>
            <w:sz w:val="28"/>
            <w:szCs w:val="28"/>
          </w:rPr>
          <w:t xml:space="preserve"> </w:t>
        </w:r>
        <w:proofErr w:type="spellStart"/>
        <w:r>
          <w:rPr>
            <w:rFonts w:ascii="Arial" w:hAnsi="Arial" w:cs="Arial"/>
            <w:sz w:val="28"/>
            <w:szCs w:val="28"/>
          </w:rPr>
          <w:t>biến</w:t>
        </w:r>
        <w:proofErr w:type="spellEnd"/>
        <w:r>
          <w:rPr>
            <w:rFonts w:ascii="Arial" w:hAnsi="Arial" w:cs="Arial"/>
            <w:sz w:val="28"/>
            <w:szCs w:val="28"/>
          </w:rPr>
          <w:t xml:space="preserve"> </w:t>
        </w:r>
        <w:proofErr w:type="spellStart"/>
        <w:r>
          <w:rPr>
            <w:rFonts w:ascii="Arial" w:hAnsi="Arial" w:cs="Arial"/>
            <w:sz w:val="28"/>
            <w:szCs w:val="28"/>
          </w:rPr>
          <w:t>cố</w:t>
        </w:r>
        <w:proofErr w:type="spellEnd"/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  <w:tblGridChange w:id="971">
          <w:tblGrid>
            <w:gridCol w:w="2337"/>
            <w:gridCol w:w="2337"/>
            <w:gridCol w:w="2338"/>
            <w:gridCol w:w="2338"/>
          </w:tblGrid>
        </w:tblGridChange>
      </w:tblGrid>
      <w:tr w:rsidR="000B49E1" w:rsidRPr="00423987" w:rsidTr="00423987">
        <w:trPr>
          <w:ins w:id="972" w:author="Windows User" w:date="2018-05-20T11:11:00Z"/>
        </w:trPr>
        <w:tc>
          <w:tcPr>
            <w:tcW w:w="2337" w:type="dxa"/>
          </w:tcPr>
          <w:p w:rsidR="000B49E1" w:rsidRPr="00423987" w:rsidRDefault="000B49E1" w:rsidP="00423987">
            <w:pPr>
              <w:rPr>
                <w:ins w:id="973" w:author="Windows User" w:date="2018-05-20T11:11:00Z"/>
                <w:rFonts w:ascii="Arial" w:hAnsi="Arial" w:cs="Arial"/>
                <w:sz w:val="28"/>
                <w:szCs w:val="28"/>
              </w:rPr>
            </w:pPr>
            <w:ins w:id="974" w:author="Windows User" w:date="2018-05-20T11:11:00Z">
              <w:r w:rsidRPr="00423987">
                <w:rPr>
                  <w:rFonts w:ascii="Arial" w:hAnsi="Arial" w:cs="Arial"/>
                  <w:sz w:val="28"/>
                  <w:szCs w:val="28"/>
                </w:rPr>
                <w:t>BC</w:t>
              </w:r>
            </w:ins>
          </w:p>
        </w:tc>
        <w:tc>
          <w:tcPr>
            <w:tcW w:w="2337" w:type="dxa"/>
          </w:tcPr>
          <w:p w:rsidR="000B49E1" w:rsidRPr="00423987" w:rsidRDefault="000B49E1" w:rsidP="00423987">
            <w:pPr>
              <w:rPr>
                <w:ins w:id="975" w:author="Windows User" w:date="2018-05-20T11:11:00Z"/>
                <w:rFonts w:ascii="Arial" w:hAnsi="Arial" w:cs="Arial"/>
                <w:sz w:val="28"/>
                <w:szCs w:val="28"/>
              </w:rPr>
            </w:pPr>
            <w:proofErr w:type="spellStart"/>
            <w:ins w:id="976" w:author="Windows User" w:date="2018-05-20T11:11:00Z">
              <w:r w:rsidRPr="00423987">
                <w:rPr>
                  <w:rFonts w:ascii="Arial" w:hAnsi="Arial" w:cs="Arial"/>
                  <w:sz w:val="28"/>
                  <w:szCs w:val="28"/>
                </w:rPr>
                <w:t>Tên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biến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cố</w:t>
              </w:r>
              <w:proofErr w:type="spellEnd"/>
            </w:ins>
          </w:p>
        </w:tc>
        <w:tc>
          <w:tcPr>
            <w:tcW w:w="2338" w:type="dxa"/>
          </w:tcPr>
          <w:p w:rsidR="000B49E1" w:rsidRPr="00423987" w:rsidRDefault="000B49E1" w:rsidP="00423987">
            <w:pPr>
              <w:rPr>
                <w:ins w:id="977" w:author="Windows User" w:date="2018-05-20T11:11:00Z"/>
                <w:rFonts w:ascii="Arial" w:hAnsi="Arial" w:cs="Arial"/>
                <w:sz w:val="28"/>
                <w:szCs w:val="28"/>
              </w:rPr>
            </w:pPr>
            <w:proofErr w:type="spellStart"/>
            <w:ins w:id="978" w:author="Windows User" w:date="2018-05-20T11:11:00Z">
              <w:r w:rsidRPr="00423987">
                <w:rPr>
                  <w:rFonts w:ascii="Arial" w:hAnsi="Arial" w:cs="Arial"/>
                  <w:sz w:val="28"/>
                  <w:szCs w:val="28"/>
                </w:rPr>
                <w:t>Điều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kiện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kích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hoạt</w:t>
              </w:r>
              <w:proofErr w:type="spellEnd"/>
            </w:ins>
          </w:p>
        </w:tc>
        <w:tc>
          <w:tcPr>
            <w:tcW w:w="2338" w:type="dxa"/>
          </w:tcPr>
          <w:p w:rsidR="000B49E1" w:rsidRPr="00423987" w:rsidRDefault="000B49E1" w:rsidP="00423987">
            <w:pPr>
              <w:rPr>
                <w:ins w:id="979" w:author="Windows User" w:date="2018-05-20T11:11:00Z"/>
                <w:rFonts w:ascii="Arial" w:hAnsi="Arial" w:cs="Arial"/>
                <w:sz w:val="28"/>
                <w:szCs w:val="28"/>
              </w:rPr>
            </w:pPr>
            <w:proofErr w:type="spellStart"/>
            <w:ins w:id="980" w:author="Windows User" w:date="2018-05-20T11:11:00Z">
              <w:r w:rsidRPr="00423987">
                <w:rPr>
                  <w:rFonts w:ascii="Arial" w:hAnsi="Arial" w:cs="Arial"/>
                  <w:sz w:val="28"/>
                  <w:szCs w:val="28"/>
                </w:rPr>
                <w:t>Ghi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chú</w:t>
              </w:r>
              <w:proofErr w:type="spellEnd"/>
            </w:ins>
          </w:p>
        </w:tc>
      </w:tr>
      <w:tr w:rsidR="000B49E1" w:rsidRPr="00423987" w:rsidTr="00423987">
        <w:trPr>
          <w:ins w:id="981" w:author="Windows User" w:date="2018-05-20T11:11:00Z"/>
        </w:trPr>
        <w:tc>
          <w:tcPr>
            <w:tcW w:w="2337" w:type="dxa"/>
          </w:tcPr>
          <w:p w:rsidR="000B49E1" w:rsidRPr="00423987" w:rsidRDefault="000B49E1" w:rsidP="00423987">
            <w:pPr>
              <w:rPr>
                <w:ins w:id="982" w:author="Windows User" w:date="2018-05-20T11:11:00Z"/>
                <w:rFonts w:ascii="Arial" w:hAnsi="Arial" w:cs="Arial"/>
                <w:sz w:val="28"/>
                <w:szCs w:val="28"/>
              </w:rPr>
            </w:pPr>
            <w:ins w:id="983" w:author="Windows User" w:date="2018-05-20T11:11:00Z">
              <w:r w:rsidRPr="00423987">
                <w:rPr>
                  <w:rFonts w:ascii="Arial" w:hAnsi="Arial" w:cs="Arial"/>
                  <w:sz w:val="28"/>
                  <w:szCs w:val="28"/>
                </w:rPr>
                <w:t>1</w:t>
              </w:r>
            </w:ins>
          </w:p>
        </w:tc>
        <w:tc>
          <w:tcPr>
            <w:tcW w:w="2337" w:type="dxa"/>
          </w:tcPr>
          <w:p w:rsidR="000B49E1" w:rsidRPr="00423987" w:rsidRDefault="000B49E1" w:rsidP="00423987">
            <w:pPr>
              <w:rPr>
                <w:ins w:id="984" w:author="Windows User" w:date="2018-05-20T11:11:00Z"/>
                <w:rFonts w:ascii="Arial" w:hAnsi="Arial" w:cs="Arial"/>
                <w:sz w:val="28"/>
                <w:szCs w:val="28"/>
              </w:rPr>
            </w:pPr>
            <w:proofErr w:type="spellStart"/>
            <w:ins w:id="985" w:author="Windows User" w:date="2018-05-20T11:11:00Z">
              <w:r>
                <w:rPr>
                  <w:rFonts w:ascii="Arial" w:hAnsi="Arial" w:cs="Arial"/>
                  <w:sz w:val="28"/>
                  <w:szCs w:val="28"/>
                </w:rPr>
                <w:t>Thêm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mới</w:t>
              </w:r>
              <w:proofErr w:type="spellEnd"/>
            </w:ins>
          </w:p>
        </w:tc>
        <w:tc>
          <w:tcPr>
            <w:tcW w:w="2338" w:type="dxa"/>
          </w:tcPr>
          <w:p w:rsidR="000B49E1" w:rsidRPr="00423987" w:rsidRDefault="000B49E1" w:rsidP="00423987">
            <w:pPr>
              <w:rPr>
                <w:ins w:id="986" w:author="Windows User" w:date="2018-05-20T11:11:00Z"/>
                <w:rFonts w:ascii="Arial" w:hAnsi="Arial" w:cs="Arial"/>
                <w:sz w:val="28"/>
                <w:szCs w:val="28"/>
              </w:rPr>
            </w:pPr>
            <w:proofErr w:type="spellStart"/>
            <w:ins w:id="987" w:author="Windows User" w:date="2018-05-20T11:12:00Z">
              <w:r>
                <w:rPr>
                  <w:rFonts w:ascii="Arial" w:hAnsi="Arial" w:cs="Arial"/>
                  <w:sz w:val="28"/>
                  <w:szCs w:val="28"/>
                </w:rPr>
                <w:t>Thêm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cho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thư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viện</w:t>
              </w:r>
            </w:ins>
            <w:proofErr w:type="spellEnd"/>
          </w:p>
        </w:tc>
        <w:tc>
          <w:tcPr>
            <w:tcW w:w="2338" w:type="dxa"/>
          </w:tcPr>
          <w:p w:rsidR="000B49E1" w:rsidRPr="00423987" w:rsidRDefault="000B49E1" w:rsidP="00423987">
            <w:pPr>
              <w:rPr>
                <w:ins w:id="988" w:author="Windows User" w:date="2018-05-20T11:11:00Z"/>
                <w:rFonts w:ascii="Arial" w:hAnsi="Arial" w:cs="Arial"/>
                <w:sz w:val="28"/>
                <w:szCs w:val="28"/>
              </w:rPr>
            </w:pPr>
          </w:p>
        </w:tc>
      </w:tr>
      <w:tr w:rsidR="000B49E1" w:rsidRPr="00423987" w:rsidTr="00423987">
        <w:trPr>
          <w:ins w:id="989" w:author="Windows User" w:date="2018-05-20T11:11:00Z"/>
        </w:trPr>
        <w:tc>
          <w:tcPr>
            <w:tcW w:w="2337" w:type="dxa"/>
          </w:tcPr>
          <w:p w:rsidR="000B49E1" w:rsidRPr="00423987" w:rsidRDefault="000B49E1" w:rsidP="00423987">
            <w:pPr>
              <w:rPr>
                <w:ins w:id="990" w:author="Windows User" w:date="2018-05-20T11:11:00Z"/>
                <w:rFonts w:ascii="Arial" w:hAnsi="Arial" w:cs="Arial"/>
                <w:sz w:val="28"/>
                <w:szCs w:val="28"/>
              </w:rPr>
            </w:pPr>
            <w:ins w:id="991" w:author="Windows User" w:date="2018-05-20T11:11:00Z">
              <w:r w:rsidRPr="00423987">
                <w:rPr>
                  <w:rFonts w:ascii="Arial" w:hAnsi="Arial" w:cs="Arial"/>
                  <w:sz w:val="28"/>
                  <w:szCs w:val="28"/>
                </w:rPr>
                <w:t>2</w:t>
              </w:r>
            </w:ins>
          </w:p>
        </w:tc>
        <w:tc>
          <w:tcPr>
            <w:tcW w:w="2337" w:type="dxa"/>
          </w:tcPr>
          <w:p w:rsidR="000B49E1" w:rsidRPr="00423987" w:rsidRDefault="000B49E1" w:rsidP="00423987">
            <w:pPr>
              <w:rPr>
                <w:ins w:id="992" w:author="Windows User" w:date="2018-05-20T11:11:00Z"/>
                <w:rFonts w:ascii="Arial" w:hAnsi="Arial" w:cs="Arial"/>
                <w:sz w:val="28"/>
                <w:szCs w:val="28"/>
              </w:rPr>
            </w:pPr>
            <w:ins w:id="993" w:author="Windows User" w:date="2018-05-20T11:12:00Z">
              <w:r>
                <w:rPr>
                  <w:rFonts w:ascii="Arial" w:hAnsi="Arial" w:cs="Arial"/>
                  <w:sz w:val="28"/>
                  <w:szCs w:val="28"/>
                </w:rPr>
                <w:t xml:space="preserve">Chi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tiết</w:t>
              </w:r>
            </w:ins>
            <w:proofErr w:type="spellEnd"/>
          </w:p>
        </w:tc>
        <w:tc>
          <w:tcPr>
            <w:tcW w:w="2338" w:type="dxa"/>
          </w:tcPr>
          <w:p w:rsidR="000B49E1" w:rsidRPr="00423987" w:rsidRDefault="000B49E1" w:rsidP="00423987">
            <w:pPr>
              <w:rPr>
                <w:ins w:id="994" w:author="Windows User" w:date="2018-05-20T11:11:00Z"/>
                <w:rFonts w:ascii="Arial" w:hAnsi="Arial" w:cs="Arial"/>
                <w:sz w:val="28"/>
                <w:szCs w:val="28"/>
              </w:rPr>
            </w:pPr>
            <w:proofErr w:type="spellStart"/>
            <w:ins w:id="995" w:author="Windows User" w:date="2018-05-20T11:12:00Z">
              <w:r>
                <w:rPr>
                  <w:rFonts w:ascii="Arial" w:hAnsi="Arial" w:cs="Arial"/>
                  <w:sz w:val="28"/>
                  <w:szCs w:val="28"/>
                </w:rPr>
                <w:t>Để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xem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tất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cả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các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thông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tin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về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cuốn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</w:ins>
            <w:proofErr w:type="spellEnd"/>
          </w:p>
        </w:tc>
        <w:tc>
          <w:tcPr>
            <w:tcW w:w="2338" w:type="dxa"/>
          </w:tcPr>
          <w:p w:rsidR="000B49E1" w:rsidRPr="00423987" w:rsidRDefault="000B49E1" w:rsidP="00423987">
            <w:pPr>
              <w:rPr>
                <w:ins w:id="996" w:author="Windows User" w:date="2018-05-20T11:11:00Z"/>
                <w:rFonts w:ascii="Arial" w:hAnsi="Arial" w:cs="Arial"/>
                <w:sz w:val="28"/>
                <w:szCs w:val="28"/>
              </w:rPr>
            </w:pPr>
          </w:p>
        </w:tc>
      </w:tr>
      <w:tr w:rsidR="000B49E1" w:rsidRPr="00423987" w:rsidTr="000B49E1">
        <w:tblPrEx>
          <w:tblW w:w="0" w:type="auto"/>
          <w:tblPrExChange w:id="997" w:author="Windows User" w:date="2018-05-20T11:14:00Z">
            <w:tblPrEx>
              <w:tblW w:w="0" w:type="auto"/>
            </w:tblPrEx>
          </w:tblPrExChange>
        </w:tblPrEx>
        <w:trPr>
          <w:trHeight w:val="512"/>
          <w:ins w:id="998" w:author="Windows User" w:date="2018-05-20T11:11:00Z"/>
        </w:trPr>
        <w:tc>
          <w:tcPr>
            <w:tcW w:w="2337" w:type="dxa"/>
            <w:tcPrChange w:id="999" w:author="Windows User" w:date="2018-05-20T11:14:00Z">
              <w:tcPr>
                <w:tcW w:w="2337" w:type="dxa"/>
              </w:tcPr>
            </w:tcPrChange>
          </w:tcPr>
          <w:p w:rsidR="000B49E1" w:rsidRPr="00423987" w:rsidRDefault="000B49E1" w:rsidP="00423987">
            <w:pPr>
              <w:rPr>
                <w:ins w:id="1000" w:author="Windows User" w:date="2018-05-20T11:11:00Z"/>
                <w:rFonts w:ascii="Arial" w:hAnsi="Arial" w:cs="Arial"/>
                <w:sz w:val="28"/>
                <w:szCs w:val="28"/>
              </w:rPr>
            </w:pPr>
            <w:ins w:id="1001" w:author="Windows User" w:date="2018-05-20T11:11:00Z">
              <w:r w:rsidRPr="00423987">
                <w:rPr>
                  <w:rFonts w:ascii="Arial" w:hAnsi="Arial" w:cs="Arial"/>
                  <w:sz w:val="28"/>
                  <w:szCs w:val="28"/>
                </w:rPr>
                <w:t>3</w:t>
              </w:r>
            </w:ins>
          </w:p>
        </w:tc>
        <w:tc>
          <w:tcPr>
            <w:tcW w:w="2337" w:type="dxa"/>
            <w:tcPrChange w:id="1002" w:author="Windows User" w:date="2018-05-20T11:14:00Z">
              <w:tcPr>
                <w:tcW w:w="2337" w:type="dxa"/>
              </w:tcPr>
            </w:tcPrChange>
          </w:tcPr>
          <w:p w:rsidR="000B49E1" w:rsidRPr="00423987" w:rsidRDefault="000B49E1" w:rsidP="00423987">
            <w:pPr>
              <w:rPr>
                <w:ins w:id="1003" w:author="Windows User" w:date="2018-05-20T11:11:00Z"/>
                <w:rFonts w:ascii="Arial" w:hAnsi="Arial" w:cs="Arial"/>
                <w:sz w:val="28"/>
                <w:szCs w:val="28"/>
              </w:rPr>
            </w:pPr>
            <w:proofErr w:type="spellStart"/>
            <w:ins w:id="1004" w:author="Windows User" w:date="2018-05-20T11:13:00Z"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</w:p>
        </w:tc>
        <w:tc>
          <w:tcPr>
            <w:tcW w:w="2338" w:type="dxa"/>
            <w:tcPrChange w:id="1005" w:author="Windows User" w:date="2018-05-20T11:14:00Z">
              <w:tcPr>
                <w:tcW w:w="2338" w:type="dxa"/>
              </w:tcPr>
            </w:tcPrChange>
          </w:tcPr>
          <w:p w:rsidR="000B49E1" w:rsidRPr="00423987" w:rsidRDefault="000B49E1" w:rsidP="00423987">
            <w:pPr>
              <w:rPr>
                <w:ins w:id="1006" w:author="Windows User" w:date="2018-05-20T11:11:00Z"/>
                <w:rFonts w:ascii="Arial" w:hAnsi="Arial" w:cs="Arial"/>
                <w:sz w:val="28"/>
                <w:szCs w:val="28"/>
              </w:rPr>
            </w:pPr>
            <w:proofErr w:type="spellStart"/>
            <w:ins w:id="1007" w:author="Windows User" w:date="2018-05-20T11:13:00Z">
              <w:r>
                <w:rPr>
                  <w:rFonts w:ascii="Arial" w:hAnsi="Arial" w:cs="Arial"/>
                  <w:sz w:val="28"/>
                  <w:szCs w:val="28"/>
                </w:rPr>
                <w:t>Để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các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sách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</w:p>
        </w:tc>
        <w:tc>
          <w:tcPr>
            <w:tcW w:w="2338" w:type="dxa"/>
            <w:tcPrChange w:id="1008" w:author="Windows User" w:date="2018-05-20T11:14:00Z">
              <w:tcPr>
                <w:tcW w:w="2338" w:type="dxa"/>
              </w:tcPr>
            </w:tcPrChange>
          </w:tcPr>
          <w:p w:rsidR="000B49E1" w:rsidRPr="00423987" w:rsidRDefault="000B49E1" w:rsidP="00423987">
            <w:pPr>
              <w:rPr>
                <w:ins w:id="1009" w:author="Windows User" w:date="2018-05-20T11:11:00Z"/>
                <w:rFonts w:ascii="Arial" w:hAnsi="Arial" w:cs="Arial"/>
                <w:sz w:val="28"/>
                <w:szCs w:val="28"/>
              </w:rPr>
            </w:pPr>
          </w:p>
        </w:tc>
      </w:tr>
    </w:tbl>
    <w:p w:rsidR="000B49E1" w:rsidRDefault="000B49E1" w:rsidP="000B49E1">
      <w:pPr>
        <w:rPr>
          <w:ins w:id="1010" w:author="Windows User" w:date="2018-05-20T11:16:00Z"/>
          <w:rFonts w:ascii="Arial" w:hAnsi="Arial" w:cs="Arial"/>
          <w:sz w:val="28"/>
          <w:szCs w:val="28"/>
        </w:rPr>
        <w:pPrChange w:id="1011" w:author="Windows User" w:date="2018-05-20T11:08:00Z">
          <w:pPr/>
        </w:pPrChange>
      </w:pPr>
    </w:p>
    <w:p w:rsidR="000B49E1" w:rsidRDefault="000B49E1" w:rsidP="000B49E1">
      <w:pPr>
        <w:rPr>
          <w:ins w:id="1012" w:author="Windows User" w:date="2018-05-20T11:16:00Z"/>
          <w:rFonts w:ascii="Arial" w:hAnsi="Arial" w:cs="Arial"/>
          <w:sz w:val="28"/>
          <w:szCs w:val="28"/>
        </w:rPr>
        <w:pPrChange w:id="1013" w:author="Windows User" w:date="2018-05-20T11:08:00Z">
          <w:pPr/>
        </w:pPrChange>
      </w:pPr>
      <w:proofErr w:type="spellStart"/>
      <w:ins w:id="1014" w:author="Windows User" w:date="2018-05-20T11:16:00Z">
        <w:r>
          <w:rPr>
            <w:rFonts w:ascii="Arial" w:hAnsi="Arial" w:cs="Arial"/>
            <w:sz w:val="28"/>
            <w:szCs w:val="28"/>
          </w:rPr>
          <w:t>Thông</w:t>
        </w:r>
        <w:proofErr w:type="spellEnd"/>
        <w:r>
          <w:rPr>
            <w:rFonts w:ascii="Arial" w:hAnsi="Arial" w:cs="Arial"/>
            <w:sz w:val="28"/>
            <w:szCs w:val="28"/>
          </w:rPr>
          <w:t xml:space="preserve"> tin </w:t>
        </w:r>
        <w:proofErr w:type="spellStart"/>
        <w:r>
          <w:rPr>
            <w:rFonts w:ascii="Arial" w:hAnsi="Arial" w:cs="Arial"/>
            <w:sz w:val="28"/>
            <w:szCs w:val="28"/>
          </w:rPr>
          <w:t>đọc</w:t>
        </w:r>
        <w:proofErr w:type="spellEnd"/>
        <w:r>
          <w:rPr>
            <w:rFonts w:ascii="Arial" w:hAnsi="Arial" w:cs="Arial"/>
            <w:sz w:val="28"/>
            <w:szCs w:val="28"/>
          </w:rPr>
          <w:t xml:space="preserve"> </w:t>
        </w:r>
        <w:proofErr w:type="spellStart"/>
        <w:r>
          <w:rPr>
            <w:rFonts w:ascii="Arial" w:hAnsi="Arial" w:cs="Arial"/>
            <w:sz w:val="28"/>
            <w:szCs w:val="28"/>
          </w:rPr>
          <w:t>giả</w:t>
        </w:r>
        <w:proofErr w:type="spellEnd"/>
      </w:ins>
    </w:p>
    <w:p w:rsidR="000B49E1" w:rsidRDefault="000B49E1" w:rsidP="000B49E1">
      <w:pPr>
        <w:rPr>
          <w:ins w:id="1015" w:author="Windows User" w:date="2018-05-20T11:16:00Z"/>
          <w:rFonts w:ascii="Arial" w:hAnsi="Arial" w:cs="Arial"/>
          <w:sz w:val="28"/>
          <w:szCs w:val="28"/>
        </w:rPr>
        <w:pPrChange w:id="1016" w:author="Windows User" w:date="2018-05-20T11:08:00Z">
          <w:pPr/>
        </w:pPrChange>
      </w:pPr>
      <w:ins w:id="1017" w:author="Windows User" w:date="2018-05-20T11:16:00Z">
        <w:r>
          <w:rPr>
            <w:noProof/>
          </w:rPr>
          <w:lastRenderedPageBreak/>
          <w:drawing>
            <wp:inline distT="0" distB="0" distL="0" distR="0" wp14:anchorId="528CD3F1" wp14:editId="7FABA820">
              <wp:extent cx="5733415" cy="2834005"/>
              <wp:effectExtent l="0" t="0" r="635" b="4445"/>
              <wp:docPr id="15" name="Picture 1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3415" cy="28340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0B49E1" w:rsidRDefault="000B49E1" w:rsidP="000B49E1">
      <w:pPr>
        <w:rPr>
          <w:ins w:id="1018" w:author="Windows User" w:date="2018-05-20T11:16:00Z"/>
          <w:rFonts w:ascii="Arial" w:hAnsi="Arial" w:cs="Arial"/>
          <w:sz w:val="28"/>
          <w:szCs w:val="28"/>
        </w:rPr>
        <w:pPrChange w:id="1019" w:author="Windows User" w:date="2018-05-20T11:08:00Z">
          <w:pPr/>
        </w:pPrChange>
      </w:pPr>
      <w:ins w:id="1020" w:author="Windows User" w:date="2018-05-20T11:16:00Z">
        <w:r>
          <w:rPr>
            <w:noProof/>
          </w:rPr>
          <w:drawing>
            <wp:inline distT="0" distB="0" distL="0" distR="0" wp14:anchorId="51722DFD" wp14:editId="245B182E">
              <wp:extent cx="5733415" cy="2726055"/>
              <wp:effectExtent l="0" t="0" r="635" b="0"/>
              <wp:docPr id="16" name="Picture 1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3415" cy="27260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67"/>
        <w:gridCol w:w="1773"/>
        <w:gridCol w:w="1149"/>
        <w:gridCol w:w="1742"/>
        <w:gridCol w:w="1193"/>
        <w:gridCol w:w="1173"/>
        <w:gridCol w:w="1153"/>
      </w:tblGrid>
      <w:tr w:rsidR="000B49E1" w:rsidRPr="00423987" w:rsidTr="00423987">
        <w:trPr>
          <w:ins w:id="1021" w:author="Windows User" w:date="2018-05-20T11:16:00Z"/>
        </w:trPr>
        <w:tc>
          <w:tcPr>
            <w:tcW w:w="1167" w:type="dxa"/>
          </w:tcPr>
          <w:p w:rsidR="000B49E1" w:rsidRPr="00423987" w:rsidRDefault="000B49E1" w:rsidP="00423987">
            <w:pPr>
              <w:rPr>
                <w:ins w:id="1022" w:author="Windows User" w:date="2018-05-20T11:16:00Z"/>
                <w:rFonts w:ascii="Arial" w:hAnsi="Arial" w:cs="Arial"/>
                <w:sz w:val="28"/>
                <w:szCs w:val="28"/>
              </w:rPr>
            </w:pPr>
            <w:ins w:id="1023" w:author="Windows User" w:date="2018-05-20T11:16:00Z">
              <w:r w:rsidRPr="00423987">
                <w:rPr>
                  <w:rFonts w:ascii="Arial" w:hAnsi="Arial" w:cs="Arial"/>
                  <w:sz w:val="28"/>
                  <w:szCs w:val="28"/>
                </w:rPr>
                <w:t>STT</w:t>
              </w:r>
            </w:ins>
          </w:p>
        </w:tc>
        <w:tc>
          <w:tcPr>
            <w:tcW w:w="1773" w:type="dxa"/>
          </w:tcPr>
          <w:p w:rsidR="000B49E1" w:rsidRPr="00423987" w:rsidRDefault="000B49E1" w:rsidP="00423987">
            <w:pPr>
              <w:rPr>
                <w:ins w:id="1024" w:author="Windows User" w:date="2018-05-20T11:16:00Z"/>
                <w:rFonts w:ascii="Arial" w:hAnsi="Arial" w:cs="Arial"/>
                <w:sz w:val="28"/>
                <w:szCs w:val="28"/>
              </w:rPr>
            </w:pPr>
            <w:proofErr w:type="spellStart"/>
            <w:ins w:id="1025" w:author="Windows User" w:date="2018-05-20T11:16:00Z">
              <w:r w:rsidRPr="00423987">
                <w:rPr>
                  <w:rFonts w:ascii="Arial" w:hAnsi="Arial" w:cs="Arial"/>
                  <w:sz w:val="28"/>
                  <w:szCs w:val="28"/>
                </w:rPr>
                <w:t>Tên</w:t>
              </w:r>
              <w:proofErr w:type="spellEnd"/>
            </w:ins>
          </w:p>
        </w:tc>
        <w:tc>
          <w:tcPr>
            <w:tcW w:w="1149" w:type="dxa"/>
          </w:tcPr>
          <w:p w:rsidR="000B49E1" w:rsidRPr="00423987" w:rsidRDefault="000B49E1" w:rsidP="00423987">
            <w:pPr>
              <w:rPr>
                <w:ins w:id="1026" w:author="Windows User" w:date="2018-05-20T11:16:00Z"/>
                <w:rFonts w:ascii="Arial" w:hAnsi="Arial" w:cs="Arial"/>
                <w:sz w:val="28"/>
                <w:szCs w:val="28"/>
              </w:rPr>
            </w:pPr>
            <w:proofErr w:type="spellStart"/>
            <w:ins w:id="1027" w:author="Windows User" w:date="2018-05-20T11:16:00Z">
              <w:r w:rsidRPr="00423987">
                <w:rPr>
                  <w:rFonts w:ascii="Arial" w:hAnsi="Arial" w:cs="Arial"/>
                  <w:sz w:val="28"/>
                  <w:szCs w:val="28"/>
                </w:rPr>
                <w:t>Kiểu</w:t>
              </w:r>
              <w:proofErr w:type="spellEnd"/>
            </w:ins>
          </w:p>
        </w:tc>
        <w:tc>
          <w:tcPr>
            <w:tcW w:w="1742" w:type="dxa"/>
          </w:tcPr>
          <w:p w:rsidR="000B49E1" w:rsidRPr="00423987" w:rsidRDefault="000B49E1" w:rsidP="00423987">
            <w:pPr>
              <w:rPr>
                <w:ins w:id="1028" w:author="Windows User" w:date="2018-05-20T11:16:00Z"/>
                <w:rFonts w:ascii="Arial" w:hAnsi="Arial" w:cs="Arial"/>
                <w:sz w:val="28"/>
                <w:szCs w:val="28"/>
              </w:rPr>
            </w:pPr>
            <w:ins w:id="1029" w:author="Windows User" w:date="2018-05-20T11:16:00Z"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Ý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nghĩa</w:t>
              </w:r>
              <w:proofErr w:type="spellEnd"/>
            </w:ins>
          </w:p>
        </w:tc>
        <w:tc>
          <w:tcPr>
            <w:tcW w:w="1193" w:type="dxa"/>
          </w:tcPr>
          <w:p w:rsidR="000B49E1" w:rsidRPr="00423987" w:rsidRDefault="000B49E1" w:rsidP="00423987">
            <w:pPr>
              <w:rPr>
                <w:ins w:id="1030" w:author="Windows User" w:date="2018-05-20T11:16:00Z"/>
                <w:rFonts w:ascii="Arial" w:hAnsi="Arial" w:cs="Arial"/>
                <w:sz w:val="28"/>
                <w:szCs w:val="28"/>
              </w:rPr>
            </w:pPr>
            <w:proofErr w:type="spellStart"/>
            <w:ins w:id="1031" w:author="Windows User" w:date="2018-05-20T11:16:00Z">
              <w:r w:rsidRPr="00423987">
                <w:rPr>
                  <w:rFonts w:ascii="Arial" w:hAnsi="Arial" w:cs="Arial"/>
                  <w:sz w:val="28"/>
                  <w:szCs w:val="28"/>
                </w:rPr>
                <w:t>Miền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Giá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Trị</w:t>
              </w:r>
              <w:proofErr w:type="spellEnd"/>
            </w:ins>
          </w:p>
        </w:tc>
        <w:tc>
          <w:tcPr>
            <w:tcW w:w="1173" w:type="dxa"/>
          </w:tcPr>
          <w:p w:rsidR="000B49E1" w:rsidRPr="00423987" w:rsidRDefault="000B49E1" w:rsidP="00423987">
            <w:pPr>
              <w:rPr>
                <w:ins w:id="1032" w:author="Windows User" w:date="2018-05-20T11:16:00Z"/>
                <w:rFonts w:ascii="Arial" w:hAnsi="Arial" w:cs="Arial"/>
                <w:sz w:val="28"/>
                <w:szCs w:val="28"/>
              </w:rPr>
            </w:pPr>
            <w:proofErr w:type="spellStart"/>
            <w:ins w:id="1033" w:author="Windows User" w:date="2018-05-20T11:16:00Z">
              <w:r w:rsidRPr="00423987">
                <w:rPr>
                  <w:rFonts w:ascii="Arial" w:hAnsi="Arial" w:cs="Arial"/>
                  <w:sz w:val="28"/>
                  <w:szCs w:val="28"/>
                </w:rPr>
                <w:t>Giá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trị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mặc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định</w:t>
              </w:r>
              <w:proofErr w:type="spellEnd"/>
            </w:ins>
          </w:p>
        </w:tc>
        <w:tc>
          <w:tcPr>
            <w:tcW w:w="1153" w:type="dxa"/>
          </w:tcPr>
          <w:p w:rsidR="000B49E1" w:rsidRPr="00423987" w:rsidRDefault="000B49E1" w:rsidP="00423987">
            <w:pPr>
              <w:rPr>
                <w:ins w:id="1034" w:author="Windows User" w:date="2018-05-20T11:16:00Z"/>
                <w:rFonts w:ascii="Arial" w:hAnsi="Arial" w:cs="Arial"/>
                <w:sz w:val="28"/>
                <w:szCs w:val="28"/>
              </w:rPr>
            </w:pPr>
            <w:proofErr w:type="spellStart"/>
            <w:ins w:id="1035" w:author="Windows User" w:date="2018-05-20T11:16:00Z">
              <w:r w:rsidRPr="00423987">
                <w:rPr>
                  <w:rFonts w:ascii="Arial" w:hAnsi="Arial" w:cs="Arial"/>
                  <w:sz w:val="28"/>
                  <w:szCs w:val="28"/>
                </w:rPr>
                <w:t>Ghi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chú</w:t>
              </w:r>
              <w:proofErr w:type="spellEnd"/>
            </w:ins>
          </w:p>
        </w:tc>
      </w:tr>
      <w:tr w:rsidR="000B49E1" w:rsidRPr="00423987" w:rsidTr="00423987">
        <w:trPr>
          <w:ins w:id="1036" w:author="Windows User" w:date="2018-05-20T11:16:00Z"/>
        </w:trPr>
        <w:tc>
          <w:tcPr>
            <w:tcW w:w="1167" w:type="dxa"/>
          </w:tcPr>
          <w:p w:rsidR="000B49E1" w:rsidRPr="00423987" w:rsidRDefault="000B49E1" w:rsidP="00423987">
            <w:pPr>
              <w:rPr>
                <w:ins w:id="1037" w:author="Windows User" w:date="2018-05-20T11:16:00Z"/>
                <w:rFonts w:ascii="Arial" w:hAnsi="Arial" w:cs="Arial"/>
                <w:sz w:val="28"/>
                <w:szCs w:val="28"/>
              </w:rPr>
            </w:pPr>
            <w:ins w:id="1038" w:author="Windows User" w:date="2018-05-20T11:16:00Z">
              <w:r w:rsidRPr="00423987">
                <w:rPr>
                  <w:rFonts w:ascii="Arial" w:hAnsi="Arial" w:cs="Arial"/>
                  <w:sz w:val="28"/>
                  <w:szCs w:val="28"/>
                </w:rPr>
                <w:t>1</w:t>
              </w:r>
            </w:ins>
          </w:p>
        </w:tc>
        <w:tc>
          <w:tcPr>
            <w:tcW w:w="1773" w:type="dxa"/>
          </w:tcPr>
          <w:p w:rsidR="000B49E1" w:rsidRPr="00423987" w:rsidRDefault="00CC533D" w:rsidP="000B49E1">
            <w:pPr>
              <w:rPr>
                <w:ins w:id="1039" w:author="Windows User" w:date="2018-05-20T11:16:00Z"/>
                <w:rFonts w:ascii="Arial" w:hAnsi="Arial" w:cs="Arial"/>
                <w:sz w:val="28"/>
                <w:szCs w:val="28"/>
              </w:rPr>
              <w:pPrChange w:id="1040" w:author="Windows User" w:date="2018-05-20T11:16:00Z">
                <w:pPr/>
              </w:pPrChange>
            </w:pPr>
            <w:proofErr w:type="spellStart"/>
            <w:ins w:id="1041" w:author="Windows User" w:date="2018-05-20T11:16:00Z">
              <w:r>
                <w:rPr>
                  <w:rFonts w:ascii="Arial" w:hAnsi="Arial" w:cs="Arial"/>
                  <w:sz w:val="28"/>
                  <w:szCs w:val="28"/>
                </w:rPr>
                <w:t>Thêm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mới</w:t>
              </w:r>
              <w:proofErr w:type="spellEnd"/>
            </w:ins>
          </w:p>
        </w:tc>
        <w:tc>
          <w:tcPr>
            <w:tcW w:w="1149" w:type="dxa"/>
          </w:tcPr>
          <w:p w:rsidR="000B49E1" w:rsidRPr="00423987" w:rsidRDefault="00CC533D" w:rsidP="00423987">
            <w:pPr>
              <w:rPr>
                <w:ins w:id="1042" w:author="Windows User" w:date="2018-05-20T11:16:00Z"/>
                <w:rFonts w:ascii="Arial" w:hAnsi="Arial" w:cs="Arial"/>
                <w:sz w:val="28"/>
                <w:szCs w:val="28"/>
              </w:rPr>
            </w:pPr>
            <w:ins w:id="1043" w:author="Windows User" w:date="2018-05-20T11:17:00Z">
              <w:r>
                <w:rPr>
                  <w:rFonts w:ascii="Arial" w:hAnsi="Arial" w:cs="Arial"/>
                  <w:sz w:val="28"/>
                  <w:szCs w:val="28"/>
                </w:rPr>
                <w:t>Button</w:t>
              </w:r>
            </w:ins>
          </w:p>
        </w:tc>
        <w:tc>
          <w:tcPr>
            <w:tcW w:w="1742" w:type="dxa"/>
          </w:tcPr>
          <w:p w:rsidR="000B49E1" w:rsidRPr="00423987" w:rsidRDefault="00CC533D" w:rsidP="00423987">
            <w:pPr>
              <w:rPr>
                <w:ins w:id="1044" w:author="Windows User" w:date="2018-05-20T11:16:00Z"/>
                <w:rFonts w:ascii="Arial" w:hAnsi="Arial" w:cs="Arial"/>
                <w:sz w:val="28"/>
                <w:szCs w:val="28"/>
              </w:rPr>
            </w:pPr>
            <w:ins w:id="1045" w:author="Windows User" w:date="2018-05-20T11:17:00Z"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Thêm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đọc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giả</w:t>
              </w:r>
            </w:ins>
            <w:proofErr w:type="spellEnd"/>
          </w:p>
        </w:tc>
        <w:tc>
          <w:tcPr>
            <w:tcW w:w="1193" w:type="dxa"/>
          </w:tcPr>
          <w:p w:rsidR="000B49E1" w:rsidRPr="00423987" w:rsidRDefault="000B49E1" w:rsidP="00423987">
            <w:pPr>
              <w:rPr>
                <w:ins w:id="1046" w:author="Windows User" w:date="2018-05-20T11:16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0B49E1" w:rsidRPr="00423987" w:rsidRDefault="000B49E1" w:rsidP="00423987">
            <w:pPr>
              <w:rPr>
                <w:ins w:id="1047" w:author="Windows User" w:date="2018-05-20T11:16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0B49E1" w:rsidRPr="00423987" w:rsidRDefault="000B49E1" w:rsidP="00423987">
            <w:pPr>
              <w:rPr>
                <w:ins w:id="1048" w:author="Windows User" w:date="2018-05-20T11:16:00Z"/>
                <w:rFonts w:ascii="Arial" w:hAnsi="Arial" w:cs="Arial"/>
                <w:sz w:val="28"/>
                <w:szCs w:val="28"/>
              </w:rPr>
            </w:pPr>
          </w:p>
        </w:tc>
      </w:tr>
      <w:tr w:rsidR="000B49E1" w:rsidRPr="00423987" w:rsidTr="00423987">
        <w:trPr>
          <w:ins w:id="1049" w:author="Windows User" w:date="2018-05-20T11:16:00Z"/>
        </w:trPr>
        <w:tc>
          <w:tcPr>
            <w:tcW w:w="1167" w:type="dxa"/>
          </w:tcPr>
          <w:p w:rsidR="000B49E1" w:rsidRPr="00423987" w:rsidRDefault="000B49E1" w:rsidP="00423987">
            <w:pPr>
              <w:rPr>
                <w:ins w:id="1050" w:author="Windows User" w:date="2018-05-20T11:16:00Z"/>
                <w:rFonts w:ascii="Arial" w:hAnsi="Arial" w:cs="Arial"/>
                <w:sz w:val="28"/>
                <w:szCs w:val="28"/>
              </w:rPr>
            </w:pPr>
            <w:ins w:id="1051" w:author="Windows User" w:date="2018-05-20T11:16:00Z">
              <w:r w:rsidRPr="00423987">
                <w:rPr>
                  <w:rFonts w:ascii="Arial" w:hAnsi="Arial" w:cs="Arial"/>
                  <w:sz w:val="28"/>
                  <w:szCs w:val="28"/>
                </w:rPr>
                <w:t>2</w:t>
              </w:r>
            </w:ins>
          </w:p>
        </w:tc>
        <w:tc>
          <w:tcPr>
            <w:tcW w:w="1773" w:type="dxa"/>
          </w:tcPr>
          <w:p w:rsidR="000B49E1" w:rsidRPr="00423987" w:rsidRDefault="00CC533D" w:rsidP="00CC533D">
            <w:pPr>
              <w:rPr>
                <w:ins w:id="1052" w:author="Windows User" w:date="2018-05-20T11:16:00Z"/>
                <w:rFonts w:ascii="Arial" w:hAnsi="Arial" w:cs="Arial"/>
                <w:sz w:val="28"/>
                <w:szCs w:val="28"/>
              </w:rPr>
              <w:pPrChange w:id="1053" w:author="Windows User" w:date="2018-05-20T11:17:00Z">
                <w:pPr/>
              </w:pPrChange>
            </w:pPr>
            <w:ins w:id="1054" w:author="Windows User" w:date="2018-05-20T11:16:00Z">
              <w:r>
                <w:rPr>
                  <w:rFonts w:ascii="Arial" w:hAnsi="Arial" w:cs="Arial"/>
                  <w:sz w:val="28"/>
                  <w:szCs w:val="28"/>
                </w:rPr>
                <w:t xml:space="preserve">Chi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tiết</w:t>
              </w:r>
              <w:proofErr w:type="spellEnd"/>
            </w:ins>
          </w:p>
        </w:tc>
        <w:tc>
          <w:tcPr>
            <w:tcW w:w="1149" w:type="dxa"/>
          </w:tcPr>
          <w:p w:rsidR="000B49E1" w:rsidRPr="00423987" w:rsidRDefault="000B49E1" w:rsidP="00423987">
            <w:pPr>
              <w:rPr>
                <w:ins w:id="1055" w:author="Windows User" w:date="2018-05-20T11:16:00Z"/>
                <w:rFonts w:ascii="Arial" w:hAnsi="Arial" w:cs="Arial"/>
                <w:sz w:val="28"/>
                <w:szCs w:val="28"/>
              </w:rPr>
            </w:pPr>
            <w:ins w:id="1056" w:author="Windows User" w:date="2018-05-20T11:16:00Z">
              <w:r>
                <w:rPr>
                  <w:rFonts w:ascii="Arial" w:hAnsi="Arial" w:cs="Arial"/>
                  <w:sz w:val="28"/>
                  <w:szCs w:val="28"/>
                </w:rPr>
                <w:t>Button</w:t>
              </w:r>
            </w:ins>
          </w:p>
        </w:tc>
        <w:tc>
          <w:tcPr>
            <w:tcW w:w="1742" w:type="dxa"/>
          </w:tcPr>
          <w:p w:rsidR="000B49E1" w:rsidRPr="00423987" w:rsidRDefault="00CC533D" w:rsidP="00423987">
            <w:pPr>
              <w:rPr>
                <w:ins w:id="1057" w:author="Windows User" w:date="2018-05-20T11:16:00Z"/>
                <w:rFonts w:ascii="Arial" w:hAnsi="Arial" w:cs="Arial"/>
                <w:sz w:val="28"/>
                <w:szCs w:val="28"/>
              </w:rPr>
            </w:pPr>
            <w:proofErr w:type="spellStart"/>
            <w:ins w:id="1058" w:author="Windows User" w:date="2018-05-20T11:17:00Z">
              <w:r>
                <w:rPr>
                  <w:rFonts w:ascii="Arial" w:hAnsi="Arial" w:cs="Arial"/>
                  <w:sz w:val="28"/>
                  <w:szCs w:val="28"/>
                </w:rPr>
                <w:t>Xem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thông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tin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đọc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giả</w:t>
              </w:r>
            </w:ins>
            <w:proofErr w:type="spellEnd"/>
          </w:p>
        </w:tc>
        <w:tc>
          <w:tcPr>
            <w:tcW w:w="1193" w:type="dxa"/>
          </w:tcPr>
          <w:p w:rsidR="000B49E1" w:rsidRPr="00423987" w:rsidRDefault="000B49E1" w:rsidP="00423987">
            <w:pPr>
              <w:rPr>
                <w:ins w:id="1059" w:author="Windows User" w:date="2018-05-20T11:16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0B49E1" w:rsidRPr="00423987" w:rsidRDefault="000B49E1" w:rsidP="00423987">
            <w:pPr>
              <w:rPr>
                <w:ins w:id="1060" w:author="Windows User" w:date="2018-05-20T11:16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0B49E1" w:rsidRPr="00423987" w:rsidRDefault="000B49E1" w:rsidP="00423987">
            <w:pPr>
              <w:rPr>
                <w:ins w:id="1061" w:author="Windows User" w:date="2018-05-20T11:16:00Z"/>
                <w:rFonts w:ascii="Arial" w:hAnsi="Arial" w:cs="Arial"/>
                <w:sz w:val="28"/>
                <w:szCs w:val="28"/>
              </w:rPr>
            </w:pPr>
          </w:p>
        </w:tc>
      </w:tr>
      <w:tr w:rsidR="000B49E1" w:rsidRPr="00423987" w:rsidTr="00423987">
        <w:trPr>
          <w:ins w:id="1062" w:author="Windows User" w:date="2018-05-20T11:16:00Z"/>
        </w:trPr>
        <w:tc>
          <w:tcPr>
            <w:tcW w:w="1167" w:type="dxa"/>
          </w:tcPr>
          <w:p w:rsidR="000B49E1" w:rsidRPr="00423987" w:rsidRDefault="000B49E1" w:rsidP="00423987">
            <w:pPr>
              <w:rPr>
                <w:ins w:id="1063" w:author="Windows User" w:date="2018-05-20T11:16:00Z"/>
                <w:rFonts w:ascii="Arial" w:hAnsi="Arial" w:cs="Arial"/>
                <w:sz w:val="28"/>
                <w:szCs w:val="28"/>
              </w:rPr>
            </w:pPr>
            <w:ins w:id="1064" w:author="Windows User" w:date="2018-05-20T11:16:00Z">
              <w:r w:rsidRPr="00423987">
                <w:rPr>
                  <w:rFonts w:ascii="Arial" w:hAnsi="Arial" w:cs="Arial"/>
                  <w:sz w:val="28"/>
                  <w:szCs w:val="28"/>
                </w:rPr>
                <w:t>3</w:t>
              </w:r>
            </w:ins>
          </w:p>
        </w:tc>
        <w:tc>
          <w:tcPr>
            <w:tcW w:w="1773" w:type="dxa"/>
          </w:tcPr>
          <w:p w:rsidR="000B49E1" w:rsidRPr="00423987" w:rsidRDefault="000B49E1" w:rsidP="00423987">
            <w:pPr>
              <w:rPr>
                <w:ins w:id="1065" w:author="Windows User" w:date="2018-05-20T11:16:00Z"/>
                <w:rFonts w:ascii="Arial" w:hAnsi="Arial" w:cs="Arial"/>
                <w:sz w:val="28"/>
                <w:szCs w:val="28"/>
              </w:rPr>
            </w:pPr>
            <w:proofErr w:type="spellStart"/>
            <w:ins w:id="1066" w:author="Windows User" w:date="2018-05-20T11:16:00Z">
              <w:r>
                <w:rPr>
                  <w:rFonts w:ascii="Arial" w:hAnsi="Arial" w:cs="Arial"/>
                  <w:sz w:val="28"/>
                  <w:szCs w:val="28"/>
                </w:rPr>
                <w:t>Btn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="00CC533D"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</w:ins>
          </w:p>
        </w:tc>
        <w:tc>
          <w:tcPr>
            <w:tcW w:w="1149" w:type="dxa"/>
          </w:tcPr>
          <w:p w:rsidR="000B49E1" w:rsidRPr="00423987" w:rsidRDefault="000B49E1" w:rsidP="00423987">
            <w:pPr>
              <w:rPr>
                <w:ins w:id="1067" w:author="Windows User" w:date="2018-05-20T11:16:00Z"/>
                <w:rFonts w:ascii="Arial" w:hAnsi="Arial" w:cs="Arial"/>
                <w:sz w:val="28"/>
                <w:szCs w:val="28"/>
              </w:rPr>
            </w:pPr>
            <w:ins w:id="1068" w:author="Windows User" w:date="2018-05-20T11:16:00Z">
              <w:r>
                <w:rPr>
                  <w:rFonts w:ascii="Arial" w:hAnsi="Arial" w:cs="Arial"/>
                  <w:sz w:val="28"/>
                  <w:szCs w:val="28"/>
                </w:rPr>
                <w:t>button</w:t>
              </w:r>
            </w:ins>
          </w:p>
        </w:tc>
        <w:tc>
          <w:tcPr>
            <w:tcW w:w="1742" w:type="dxa"/>
          </w:tcPr>
          <w:p w:rsidR="000B49E1" w:rsidRPr="00423987" w:rsidRDefault="00CC533D" w:rsidP="00423987">
            <w:pPr>
              <w:rPr>
                <w:ins w:id="1069" w:author="Windows User" w:date="2018-05-20T11:16:00Z"/>
                <w:rFonts w:ascii="Arial" w:hAnsi="Arial" w:cs="Arial"/>
                <w:sz w:val="28"/>
                <w:szCs w:val="28"/>
              </w:rPr>
            </w:pPr>
            <w:proofErr w:type="spellStart"/>
            <w:ins w:id="1070" w:author="Windows User" w:date="2018-05-20T11:17:00Z"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đọc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giả</w:t>
              </w:r>
            </w:ins>
            <w:proofErr w:type="spellEnd"/>
          </w:p>
        </w:tc>
        <w:tc>
          <w:tcPr>
            <w:tcW w:w="1193" w:type="dxa"/>
          </w:tcPr>
          <w:p w:rsidR="000B49E1" w:rsidRPr="00423987" w:rsidRDefault="000B49E1" w:rsidP="00423987">
            <w:pPr>
              <w:rPr>
                <w:ins w:id="1071" w:author="Windows User" w:date="2018-05-20T11:16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73" w:type="dxa"/>
          </w:tcPr>
          <w:p w:rsidR="000B49E1" w:rsidRPr="00423987" w:rsidRDefault="000B49E1" w:rsidP="00423987">
            <w:pPr>
              <w:rPr>
                <w:ins w:id="1072" w:author="Windows User" w:date="2018-05-20T11:16:00Z"/>
                <w:rFonts w:ascii="Arial" w:hAnsi="Arial" w:cs="Arial"/>
                <w:sz w:val="28"/>
                <w:szCs w:val="28"/>
              </w:rPr>
            </w:pPr>
          </w:p>
        </w:tc>
        <w:tc>
          <w:tcPr>
            <w:tcW w:w="1153" w:type="dxa"/>
          </w:tcPr>
          <w:p w:rsidR="000B49E1" w:rsidRPr="00423987" w:rsidRDefault="000B49E1" w:rsidP="00423987">
            <w:pPr>
              <w:rPr>
                <w:ins w:id="1073" w:author="Windows User" w:date="2018-05-20T11:16:00Z"/>
                <w:rFonts w:ascii="Arial" w:hAnsi="Arial" w:cs="Arial"/>
                <w:sz w:val="28"/>
                <w:szCs w:val="28"/>
              </w:rPr>
            </w:pPr>
          </w:p>
        </w:tc>
      </w:tr>
    </w:tbl>
    <w:p w:rsidR="000B49E1" w:rsidRDefault="000B49E1" w:rsidP="000B49E1">
      <w:pPr>
        <w:rPr>
          <w:ins w:id="1074" w:author="Windows User" w:date="2018-05-20T11:18:00Z"/>
          <w:rFonts w:ascii="Arial" w:hAnsi="Arial" w:cs="Arial"/>
          <w:sz w:val="28"/>
          <w:szCs w:val="28"/>
        </w:rPr>
        <w:pPrChange w:id="1075" w:author="Windows User" w:date="2018-05-20T11:08:00Z">
          <w:pPr/>
        </w:pPrChange>
      </w:pPr>
    </w:p>
    <w:p w:rsidR="00CC533D" w:rsidRDefault="00CC533D" w:rsidP="000B49E1">
      <w:pPr>
        <w:rPr>
          <w:ins w:id="1076" w:author="Windows User" w:date="2018-05-20T11:18:00Z"/>
          <w:rFonts w:ascii="Arial" w:hAnsi="Arial" w:cs="Arial"/>
          <w:sz w:val="28"/>
          <w:szCs w:val="28"/>
        </w:rPr>
        <w:pPrChange w:id="1077" w:author="Windows User" w:date="2018-05-20T11:08:00Z">
          <w:pPr/>
        </w:pPrChange>
      </w:pPr>
      <w:proofErr w:type="spellStart"/>
      <w:ins w:id="1078" w:author="Windows User" w:date="2018-05-20T11:18:00Z">
        <w:r>
          <w:rPr>
            <w:rFonts w:ascii="Arial" w:hAnsi="Arial" w:cs="Arial"/>
            <w:sz w:val="28"/>
            <w:szCs w:val="28"/>
          </w:rPr>
          <w:t>Danh</w:t>
        </w:r>
        <w:proofErr w:type="spellEnd"/>
        <w:r>
          <w:rPr>
            <w:rFonts w:ascii="Arial" w:hAnsi="Arial" w:cs="Arial"/>
            <w:sz w:val="28"/>
            <w:szCs w:val="28"/>
          </w:rPr>
          <w:t xml:space="preserve"> </w:t>
        </w:r>
        <w:proofErr w:type="spellStart"/>
        <w:r>
          <w:rPr>
            <w:rFonts w:ascii="Arial" w:hAnsi="Arial" w:cs="Arial"/>
            <w:sz w:val="28"/>
            <w:szCs w:val="28"/>
          </w:rPr>
          <w:t>sách</w:t>
        </w:r>
        <w:proofErr w:type="spellEnd"/>
        <w:r>
          <w:rPr>
            <w:rFonts w:ascii="Arial" w:hAnsi="Arial" w:cs="Arial"/>
            <w:sz w:val="28"/>
            <w:szCs w:val="28"/>
          </w:rPr>
          <w:t xml:space="preserve"> </w:t>
        </w:r>
        <w:proofErr w:type="spellStart"/>
        <w:r>
          <w:rPr>
            <w:rFonts w:ascii="Arial" w:hAnsi="Arial" w:cs="Arial"/>
            <w:sz w:val="28"/>
            <w:szCs w:val="28"/>
          </w:rPr>
          <w:t>biến</w:t>
        </w:r>
        <w:proofErr w:type="spellEnd"/>
        <w:r>
          <w:rPr>
            <w:rFonts w:ascii="Arial" w:hAnsi="Arial" w:cs="Arial"/>
            <w:sz w:val="28"/>
            <w:szCs w:val="28"/>
          </w:rPr>
          <w:t xml:space="preserve"> </w:t>
        </w:r>
        <w:proofErr w:type="spellStart"/>
        <w:r>
          <w:rPr>
            <w:rFonts w:ascii="Arial" w:hAnsi="Arial" w:cs="Arial"/>
            <w:sz w:val="28"/>
            <w:szCs w:val="28"/>
          </w:rPr>
          <w:t>cố</w:t>
        </w:r>
        <w:proofErr w:type="spellEnd"/>
      </w:ins>
    </w:p>
    <w:p w:rsidR="00CC533D" w:rsidRDefault="00CC533D" w:rsidP="000B49E1">
      <w:pPr>
        <w:rPr>
          <w:ins w:id="1079" w:author="Windows User" w:date="2018-05-20T11:18:00Z"/>
          <w:rFonts w:ascii="Arial" w:hAnsi="Arial" w:cs="Arial"/>
          <w:sz w:val="28"/>
          <w:szCs w:val="28"/>
        </w:rPr>
        <w:pPrChange w:id="1080" w:author="Windows User" w:date="2018-05-20T11:08:00Z">
          <w:pPr/>
        </w:pPrChange>
      </w:pPr>
      <w:ins w:id="1081" w:author="Windows User" w:date="2018-05-20T11:18:00Z">
        <w:r>
          <w:rPr>
            <w:noProof/>
          </w:rPr>
          <w:lastRenderedPageBreak/>
          <w:drawing>
            <wp:inline distT="0" distB="0" distL="0" distR="0" wp14:anchorId="4E79C429" wp14:editId="3067464B">
              <wp:extent cx="5733415" cy="2834005"/>
              <wp:effectExtent l="0" t="0" r="635" b="4445"/>
              <wp:docPr id="17" name="Picture 1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3415" cy="283400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:rsidR="00CC533D" w:rsidRDefault="00CC533D" w:rsidP="000B49E1">
      <w:pPr>
        <w:rPr>
          <w:ins w:id="1082" w:author="Windows User" w:date="2018-05-20T11:18:00Z"/>
          <w:rFonts w:ascii="Arial" w:hAnsi="Arial" w:cs="Arial"/>
          <w:sz w:val="28"/>
          <w:szCs w:val="28"/>
        </w:rPr>
        <w:pPrChange w:id="1083" w:author="Windows User" w:date="2018-05-20T11:08:00Z">
          <w:pPr/>
        </w:pPrChange>
      </w:pPr>
      <w:ins w:id="1084" w:author="Windows User" w:date="2018-05-20T11:18:00Z">
        <w:r>
          <w:rPr>
            <w:noProof/>
          </w:rPr>
          <w:drawing>
            <wp:inline distT="0" distB="0" distL="0" distR="0" wp14:anchorId="6595DE31" wp14:editId="4179F191">
              <wp:extent cx="5733415" cy="2726055"/>
              <wp:effectExtent l="0" t="0" r="635" b="0"/>
              <wp:docPr id="18" name="Picture 18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5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733415" cy="2726055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  <w:tblGridChange w:id="1085">
          <w:tblGrid>
            <w:gridCol w:w="2337"/>
            <w:gridCol w:w="2337"/>
            <w:gridCol w:w="2338"/>
            <w:gridCol w:w="2338"/>
          </w:tblGrid>
        </w:tblGridChange>
      </w:tblGrid>
      <w:tr w:rsidR="00CC533D" w:rsidRPr="00423987" w:rsidTr="00423987">
        <w:trPr>
          <w:ins w:id="1086" w:author="Windows User" w:date="2018-05-20T11:18:00Z"/>
        </w:trPr>
        <w:tc>
          <w:tcPr>
            <w:tcW w:w="2337" w:type="dxa"/>
          </w:tcPr>
          <w:p w:rsidR="00CC533D" w:rsidRPr="00423987" w:rsidRDefault="00CC533D" w:rsidP="00423987">
            <w:pPr>
              <w:rPr>
                <w:ins w:id="1087" w:author="Windows User" w:date="2018-05-20T11:18:00Z"/>
                <w:rFonts w:ascii="Arial" w:hAnsi="Arial" w:cs="Arial"/>
                <w:sz w:val="28"/>
                <w:szCs w:val="28"/>
              </w:rPr>
            </w:pPr>
            <w:ins w:id="1088" w:author="Windows User" w:date="2018-05-20T11:18:00Z">
              <w:r w:rsidRPr="00423987">
                <w:rPr>
                  <w:rFonts w:ascii="Arial" w:hAnsi="Arial" w:cs="Arial"/>
                  <w:sz w:val="28"/>
                  <w:szCs w:val="28"/>
                </w:rPr>
                <w:t>BC</w:t>
              </w:r>
            </w:ins>
          </w:p>
        </w:tc>
        <w:tc>
          <w:tcPr>
            <w:tcW w:w="2337" w:type="dxa"/>
          </w:tcPr>
          <w:p w:rsidR="00CC533D" w:rsidRPr="00423987" w:rsidRDefault="00CC533D" w:rsidP="00423987">
            <w:pPr>
              <w:rPr>
                <w:ins w:id="1089" w:author="Windows User" w:date="2018-05-20T11:18:00Z"/>
                <w:rFonts w:ascii="Arial" w:hAnsi="Arial" w:cs="Arial"/>
                <w:sz w:val="28"/>
                <w:szCs w:val="28"/>
              </w:rPr>
            </w:pPr>
            <w:proofErr w:type="spellStart"/>
            <w:ins w:id="1090" w:author="Windows User" w:date="2018-05-20T11:18:00Z">
              <w:r w:rsidRPr="00423987">
                <w:rPr>
                  <w:rFonts w:ascii="Arial" w:hAnsi="Arial" w:cs="Arial"/>
                  <w:sz w:val="28"/>
                  <w:szCs w:val="28"/>
                </w:rPr>
                <w:t>Tên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biến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cố</w:t>
              </w:r>
              <w:proofErr w:type="spellEnd"/>
            </w:ins>
          </w:p>
        </w:tc>
        <w:tc>
          <w:tcPr>
            <w:tcW w:w="2338" w:type="dxa"/>
          </w:tcPr>
          <w:p w:rsidR="00CC533D" w:rsidRPr="00423987" w:rsidRDefault="00CC533D" w:rsidP="00423987">
            <w:pPr>
              <w:rPr>
                <w:ins w:id="1091" w:author="Windows User" w:date="2018-05-20T11:18:00Z"/>
                <w:rFonts w:ascii="Arial" w:hAnsi="Arial" w:cs="Arial"/>
                <w:sz w:val="28"/>
                <w:szCs w:val="28"/>
              </w:rPr>
            </w:pPr>
            <w:proofErr w:type="spellStart"/>
            <w:ins w:id="1092" w:author="Windows User" w:date="2018-05-20T11:18:00Z">
              <w:r w:rsidRPr="00423987">
                <w:rPr>
                  <w:rFonts w:ascii="Arial" w:hAnsi="Arial" w:cs="Arial"/>
                  <w:sz w:val="28"/>
                  <w:szCs w:val="28"/>
                </w:rPr>
                <w:t>Điều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kiện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kích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hoạt</w:t>
              </w:r>
              <w:proofErr w:type="spellEnd"/>
            </w:ins>
          </w:p>
        </w:tc>
        <w:tc>
          <w:tcPr>
            <w:tcW w:w="2338" w:type="dxa"/>
          </w:tcPr>
          <w:p w:rsidR="00CC533D" w:rsidRPr="00423987" w:rsidRDefault="00CC533D" w:rsidP="00423987">
            <w:pPr>
              <w:rPr>
                <w:ins w:id="1093" w:author="Windows User" w:date="2018-05-20T11:18:00Z"/>
                <w:rFonts w:ascii="Arial" w:hAnsi="Arial" w:cs="Arial"/>
                <w:sz w:val="28"/>
                <w:szCs w:val="28"/>
              </w:rPr>
            </w:pPr>
            <w:proofErr w:type="spellStart"/>
            <w:ins w:id="1094" w:author="Windows User" w:date="2018-05-20T11:18:00Z">
              <w:r w:rsidRPr="00423987">
                <w:rPr>
                  <w:rFonts w:ascii="Arial" w:hAnsi="Arial" w:cs="Arial"/>
                  <w:sz w:val="28"/>
                  <w:szCs w:val="28"/>
                </w:rPr>
                <w:t>Ghi</w:t>
              </w:r>
              <w:proofErr w:type="spellEnd"/>
              <w:r w:rsidRPr="00423987"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 w:rsidRPr="00423987">
                <w:rPr>
                  <w:rFonts w:ascii="Arial" w:hAnsi="Arial" w:cs="Arial"/>
                  <w:sz w:val="28"/>
                  <w:szCs w:val="28"/>
                </w:rPr>
                <w:t>chú</w:t>
              </w:r>
              <w:proofErr w:type="spellEnd"/>
            </w:ins>
          </w:p>
        </w:tc>
      </w:tr>
      <w:tr w:rsidR="00CC533D" w:rsidRPr="00423987" w:rsidTr="00423987">
        <w:trPr>
          <w:ins w:id="1095" w:author="Windows User" w:date="2018-05-20T11:18:00Z"/>
        </w:trPr>
        <w:tc>
          <w:tcPr>
            <w:tcW w:w="2337" w:type="dxa"/>
          </w:tcPr>
          <w:p w:rsidR="00CC533D" w:rsidRPr="00423987" w:rsidRDefault="00CC533D" w:rsidP="00423987">
            <w:pPr>
              <w:rPr>
                <w:ins w:id="1096" w:author="Windows User" w:date="2018-05-20T11:18:00Z"/>
                <w:rFonts w:ascii="Arial" w:hAnsi="Arial" w:cs="Arial"/>
                <w:sz w:val="28"/>
                <w:szCs w:val="28"/>
              </w:rPr>
            </w:pPr>
            <w:ins w:id="1097" w:author="Windows User" w:date="2018-05-20T11:18:00Z">
              <w:r w:rsidRPr="00423987">
                <w:rPr>
                  <w:rFonts w:ascii="Arial" w:hAnsi="Arial" w:cs="Arial"/>
                  <w:sz w:val="28"/>
                  <w:szCs w:val="28"/>
                </w:rPr>
                <w:t>1</w:t>
              </w:r>
            </w:ins>
          </w:p>
        </w:tc>
        <w:tc>
          <w:tcPr>
            <w:tcW w:w="2337" w:type="dxa"/>
          </w:tcPr>
          <w:p w:rsidR="00CC533D" w:rsidRPr="00423987" w:rsidRDefault="00CC533D" w:rsidP="00423987">
            <w:pPr>
              <w:rPr>
                <w:ins w:id="1098" w:author="Windows User" w:date="2018-05-20T11:18:00Z"/>
                <w:rFonts w:ascii="Arial" w:hAnsi="Arial" w:cs="Arial"/>
                <w:sz w:val="28"/>
                <w:szCs w:val="28"/>
              </w:rPr>
            </w:pPr>
            <w:proofErr w:type="spellStart"/>
            <w:ins w:id="1099" w:author="Windows User" w:date="2018-05-20T11:18:00Z">
              <w:r>
                <w:rPr>
                  <w:rFonts w:ascii="Arial" w:hAnsi="Arial" w:cs="Arial"/>
                  <w:sz w:val="28"/>
                  <w:szCs w:val="28"/>
                </w:rPr>
                <w:t>Thêm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mới</w:t>
              </w:r>
              <w:proofErr w:type="spellEnd"/>
            </w:ins>
          </w:p>
        </w:tc>
        <w:tc>
          <w:tcPr>
            <w:tcW w:w="2338" w:type="dxa"/>
          </w:tcPr>
          <w:p w:rsidR="00CC533D" w:rsidRPr="00423987" w:rsidRDefault="00CC533D" w:rsidP="00423987">
            <w:pPr>
              <w:rPr>
                <w:ins w:id="1100" w:author="Windows User" w:date="2018-05-20T11:18:00Z"/>
                <w:rFonts w:ascii="Arial" w:hAnsi="Arial" w:cs="Arial"/>
                <w:sz w:val="28"/>
                <w:szCs w:val="28"/>
              </w:rPr>
            </w:pPr>
            <w:proofErr w:type="spellStart"/>
            <w:ins w:id="1101" w:author="Windows User" w:date="2018-05-20T11:19:00Z">
              <w:r>
                <w:rPr>
                  <w:rFonts w:ascii="Arial" w:hAnsi="Arial" w:cs="Arial"/>
                  <w:sz w:val="28"/>
                  <w:szCs w:val="28"/>
                </w:rPr>
                <w:t>Thêm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đọc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giả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</w:p>
        </w:tc>
        <w:tc>
          <w:tcPr>
            <w:tcW w:w="2338" w:type="dxa"/>
          </w:tcPr>
          <w:p w:rsidR="00CC533D" w:rsidRPr="00423987" w:rsidRDefault="00CC533D" w:rsidP="00423987">
            <w:pPr>
              <w:rPr>
                <w:ins w:id="1102" w:author="Windows User" w:date="2018-05-20T11:18:00Z"/>
                <w:rFonts w:ascii="Arial" w:hAnsi="Arial" w:cs="Arial"/>
                <w:sz w:val="28"/>
                <w:szCs w:val="28"/>
              </w:rPr>
            </w:pPr>
          </w:p>
        </w:tc>
      </w:tr>
      <w:tr w:rsidR="00CC533D" w:rsidRPr="00423987" w:rsidTr="00423987">
        <w:trPr>
          <w:ins w:id="1103" w:author="Windows User" w:date="2018-05-20T11:18:00Z"/>
        </w:trPr>
        <w:tc>
          <w:tcPr>
            <w:tcW w:w="2337" w:type="dxa"/>
          </w:tcPr>
          <w:p w:rsidR="00CC533D" w:rsidRPr="00423987" w:rsidRDefault="00CC533D" w:rsidP="00423987">
            <w:pPr>
              <w:rPr>
                <w:ins w:id="1104" w:author="Windows User" w:date="2018-05-20T11:18:00Z"/>
                <w:rFonts w:ascii="Arial" w:hAnsi="Arial" w:cs="Arial"/>
                <w:sz w:val="28"/>
                <w:szCs w:val="28"/>
              </w:rPr>
            </w:pPr>
            <w:ins w:id="1105" w:author="Windows User" w:date="2018-05-20T11:18:00Z">
              <w:r w:rsidRPr="00423987">
                <w:rPr>
                  <w:rFonts w:ascii="Arial" w:hAnsi="Arial" w:cs="Arial"/>
                  <w:sz w:val="28"/>
                  <w:szCs w:val="28"/>
                </w:rPr>
                <w:t>2</w:t>
              </w:r>
            </w:ins>
          </w:p>
        </w:tc>
        <w:tc>
          <w:tcPr>
            <w:tcW w:w="2337" w:type="dxa"/>
          </w:tcPr>
          <w:p w:rsidR="00CC533D" w:rsidRPr="00423987" w:rsidRDefault="00CC533D" w:rsidP="00423987">
            <w:pPr>
              <w:rPr>
                <w:ins w:id="1106" w:author="Windows User" w:date="2018-05-20T11:18:00Z"/>
                <w:rFonts w:ascii="Arial" w:hAnsi="Arial" w:cs="Arial"/>
                <w:sz w:val="28"/>
                <w:szCs w:val="28"/>
              </w:rPr>
            </w:pPr>
            <w:ins w:id="1107" w:author="Windows User" w:date="2018-05-20T11:18:00Z">
              <w:r>
                <w:rPr>
                  <w:rFonts w:ascii="Arial" w:hAnsi="Arial" w:cs="Arial"/>
                  <w:sz w:val="28"/>
                  <w:szCs w:val="28"/>
                </w:rPr>
                <w:t xml:space="preserve">Chi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tiết</w:t>
              </w:r>
              <w:proofErr w:type="spellEnd"/>
            </w:ins>
          </w:p>
        </w:tc>
        <w:tc>
          <w:tcPr>
            <w:tcW w:w="2338" w:type="dxa"/>
          </w:tcPr>
          <w:p w:rsidR="00CC533D" w:rsidRPr="00423987" w:rsidRDefault="00CC533D" w:rsidP="00423987">
            <w:pPr>
              <w:rPr>
                <w:ins w:id="1108" w:author="Windows User" w:date="2018-05-20T11:18:00Z"/>
                <w:rFonts w:ascii="Arial" w:hAnsi="Arial" w:cs="Arial"/>
                <w:sz w:val="28"/>
                <w:szCs w:val="28"/>
              </w:rPr>
            </w:pPr>
            <w:proofErr w:type="spellStart"/>
            <w:ins w:id="1109" w:author="Windows User" w:date="2018-05-20T11:18:00Z">
              <w:r>
                <w:rPr>
                  <w:rFonts w:ascii="Arial" w:hAnsi="Arial" w:cs="Arial"/>
                  <w:sz w:val="28"/>
                  <w:szCs w:val="28"/>
                </w:rPr>
                <w:t>Để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xem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tất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cả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các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thông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tin chi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tiết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của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đọc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giả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sau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khi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đăng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ký</w:t>
              </w:r>
              <w:proofErr w:type="spellEnd"/>
            </w:ins>
          </w:p>
        </w:tc>
        <w:tc>
          <w:tcPr>
            <w:tcW w:w="2338" w:type="dxa"/>
          </w:tcPr>
          <w:p w:rsidR="00CC533D" w:rsidRPr="00423987" w:rsidRDefault="00CC533D" w:rsidP="00423987">
            <w:pPr>
              <w:rPr>
                <w:ins w:id="1110" w:author="Windows User" w:date="2018-05-20T11:18:00Z"/>
                <w:rFonts w:ascii="Arial" w:hAnsi="Arial" w:cs="Arial"/>
                <w:sz w:val="28"/>
                <w:szCs w:val="28"/>
              </w:rPr>
            </w:pPr>
          </w:p>
        </w:tc>
      </w:tr>
      <w:tr w:rsidR="00CC533D" w:rsidRPr="00423987" w:rsidTr="00423987">
        <w:trPr>
          <w:trHeight w:val="512"/>
          <w:ins w:id="1111" w:author="Windows User" w:date="2018-05-20T11:18:00Z"/>
        </w:trPr>
        <w:tc>
          <w:tcPr>
            <w:tcW w:w="2337" w:type="dxa"/>
          </w:tcPr>
          <w:p w:rsidR="00CC533D" w:rsidRPr="00423987" w:rsidRDefault="00CC533D" w:rsidP="00423987">
            <w:pPr>
              <w:rPr>
                <w:ins w:id="1112" w:author="Windows User" w:date="2018-05-20T11:18:00Z"/>
                <w:rFonts w:ascii="Arial" w:hAnsi="Arial" w:cs="Arial"/>
                <w:sz w:val="28"/>
                <w:szCs w:val="28"/>
              </w:rPr>
            </w:pPr>
            <w:ins w:id="1113" w:author="Windows User" w:date="2018-05-20T11:18:00Z">
              <w:r w:rsidRPr="00423987">
                <w:rPr>
                  <w:rFonts w:ascii="Arial" w:hAnsi="Arial" w:cs="Arial"/>
                  <w:sz w:val="28"/>
                  <w:szCs w:val="28"/>
                </w:rPr>
                <w:t>3</w:t>
              </w:r>
            </w:ins>
          </w:p>
        </w:tc>
        <w:tc>
          <w:tcPr>
            <w:tcW w:w="2337" w:type="dxa"/>
          </w:tcPr>
          <w:p w:rsidR="00CC533D" w:rsidRPr="00423987" w:rsidRDefault="00CC533D" w:rsidP="00423987">
            <w:pPr>
              <w:rPr>
                <w:ins w:id="1114" w:author="Windows User" w:date="2018-05-20T11:18:00Z"/>
                <w:rFonts w:ascii="Arial" w:hAnsi="Arial" w:cs="Arial"/>
                <w:sz w:val="28"/>
                <w:szCs w:val="28"/>
              </w:rPr>
            </w:pPr>
            <w:proofErr w:type="spellStart"/>
            <w:ins w:id="1115" w:author="Windows User" w:date="2018-05-20T11:18:00Z"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</w:p>
        </w:tc>
        <w:tc>
          <w:tcPr>
            <w:tcW w:w="2338" w:type="dxa"/>
          </w:tcPr>
          <w:p w:rsidR="00CC533D" w:rsidRPr="00423987" w:rsidRDefault="00CC533D" w:rsidP="00423987">
            <w:pPr>
              <w:rPr>
                <w:ins w:id="1116" w:author="Windows User" w:date="2018-05-20T11:18:00Z"/>
                <w:rFonts w:ascii="Arial" w:hAnsi="Arial" w:cs="Arial"/>
                <w:sz w:val="28"/>
                <w:szCs w:val="28"/>
              </w:rPr>
            </w:pPr>
            <w:proofErr w:type="spellStart"/>
            <w:ins w:id="1117" w:author="Windows User" w:date="2018-05-20T11:18:00Z">
              <w:r>
                <w:rPr>
                  <w:rFonts w:ascii="Arial" w:hAnsi="Arial" w:cs="Arial"/>
                  <w:sz w:val="28"/>
                  <w:szCs w:val="28"/>
                </w:rPr>
                <w:t>Để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xóa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các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đọc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  <w:proofErr w:type="spellStart"/>
              <w:r>
                <w:rPr>
                  <w:rFonts w:ascii="Arial" w:hAnsi="Arial" w:cs="Arial"/>
                  <w:sz w:val="28"/>
                  <w:szCs w:val="28"/>
                </w:rPr>
                <w:t>giả</w:t>
              </w:r>
              <w:proofErr w:type="spellEnd"/>
              <w:r>
                <w:rPr>
                  <w:rFonts w:ascii="Arial" w:hAnsi="Arial" w:cs="Arial"/>
                  <w:sz w:val="28"/>
                  <w:szCs w:val="28"/>
                </w:rPr>
                <w:t xml:space="preserve"> </w:t>
              </w:r>
            </w:ins>
          </w:p>
        </w:tc>
        <w:tc>
          <w:tcPr>
            <w:tcW w:w="2338" w:type="dxa"/>
          </w:tcPr>
          <w:p w:rsidR="00CC533D" w:rsidRPr="00423987" w:rsidRDefault="00CC533D" w:rsidP="00423987">
            <w:pPr>
              <w:rPr>
                <w:ins w:id="1118" w:author="Windows User" w:date="2018-05-20T11:18:00Z"/>
                <w:rFonts w:ascii="Arial" w:hAnsi="Arial" w:cs="Arial"/>
                <w:sz w:val="28"/>
                <w:szCs w:val="28"/>
              </w:rPr>
            </w:pPr>
          </w:p>
        </w:tc>
      </w:tr>
    </w:tbl>
    <w:p w:rsidR="00CC533D" w:rsidRPr="000B49E1" w:rsidRDefault="00CC533D" w:rsidP="000B49E1">
      <w:pPr>
        <w:rPr>
          <w:rFonts w:ascii="Arial" w:hAnsi="Arial" w:cs="Arial"/>
          <w:sz w:val="28"/>
          <w:szCs w:val="28"/>
          <w:rPrChange w:id="1119" w:author="Windows User" w:date="2018-05-20T11:08:00Z">
            <w:rPr/>
          </w:rPrChange>
        </w:rPr>
        <w:pPrChange w:id="1120" w:author="Windows User" w:date="2018-05-20T11:08:00Z">
          <w:pPr/>
        </w:pPrChange>
      </w:pPr>
      <w:bookmarkStart w:id="1121" w:name="_GoBack"/>
      <w:bookmarkEnd w:id="1121"/>
    </w:p>
    <w:sectPr w:rsidR="00CC533D" w:rsidRPr="000B49E1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0006" w:rsidRDefault="00C40006" w:rsidP="00EE04F8">
      <w:pPr>
        <w:spacing w:after="0" w:line="240" w:lineRule="auto"/>
      </w:pPr>
      <w:r>
        <w:separator/>
      </w:r>
    </w:p>
  </w:endnote>
  <w:endnote w:type="continuationSeparator" w:id="0">
    <w:p w:rsidR="00C40006" w:rsidRDefault="00C40006" w:rsidP="00EE04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0006" w:rsidRDefault="00C40006" w:rsidP="00EE04F8">
      <w:pPr>
        <w:spacing w:after="0" w:line="240" w:lineRule="auto"/>
      </w:pPr>
      <w:r>
        <w:separator/>
      </w:r>
    </w:p>
  </w:footnote>
  <w:footnote w:type="continuationSeparator" w:id="0">
    <w:p w:rsidR="00C40006" w:rsidRDefault="00C40006" w:rsidP="00EE04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E04F8" w:rsidRDefault="00EE04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52115"/>
    <w:multiLevelType w:val="hybridMultilevel"/>
    <w:tmpl w:val="7F92A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Windows User">
    <w15:presenceInfo w15:providerId="None" w15:userId="Windows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trackRevisio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460"/>
    <w:rsid w:val="000B49E1"/>
    <w:rsid w:val="0013639C"/>
    <w:rsid w:val="001A2C5E"/>
    <w:rsid w:val="002D0677"/>
    <w:rsid w:val="00551D06"/>
    <w:rsid w:val="005B62F2"/>
    <w:rsid w:val="00683460"/>
    <w:rsid w:val="006F39FB"/>
    <w:rsid w:val="00B85DEB"/>
    <w:rsid w:val="00C40006"/>
    <w:rsid w:val="00CB671B"/>
    <w:rsid w:val="00CC481C"/>
    <w:rsid w:val="00CC533D"/>
    <w:rsid w:val="00EE04F8"/>
    <w:rsid w:val="00F84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F5AA83"/>
  <w15:chartTrackingRefBased/>
  <w15:docId w15:val="{9079A3AD-6BBD-411B-A90D-9AF7E845D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04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83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E0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04F8"/>
  </w:style>
  <w:style w:type="paragraph" w:styleId="Footer">
    <w:name w:val="footer"/>
    <w:basedOn w:val="Normal"/>
    <w:link w:val="FooterChar"/>
    <w:uiPriority w:val="99"/>
    <w:unhideWhenUsed/>
    <w:rsid w:val="00EE04F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04F8"/>
  </w:style>
  <w:style w:type="paragraph" w:styleId="NoSpacing">
    <w:name w:val="No Spacing"/>
    <w:uiPriority w:val="1"/>
    <w:qFormat/>
    <w:rsid w:val="00EE04F8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E04F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EE04F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04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0B49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15</Pages>
  <Words>628</Words>
  <Characters>3582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2018-05-19T14:50:00Z</dcterms:created>
  <dcterms:modified xsi:type="dcterms:W3CDTF">2018-05-20T04:20:00Z</dcterms:modified>
</cp:coreProperties>
</file>